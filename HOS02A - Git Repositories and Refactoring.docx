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7042192" w:rsidP="000A08C2" w:rsidRDefault="37042192" w14:paraId="7F252B57" w14:textId="0FD2B478">
      <w:pPr>
        <w:pStyle w:val="NoSpacing"/>
        <w:spacing w:line="276" w:lineRule="auto"/>
      </w:pPr>
    </w:p>
    <w:p w:rsidRPr="000446E1" w:rsidR="00C25F3F" w:rsidP="000A08C2" w:rsidRDefault="00C25F3F" w14:paraId="6F7A2B55" w14:textId="225D4B2B">
      <w:pPr>
        <w:pStyle w:val="paragraph"/>
        <w:spacing w:before="0" w:beforeAutospacing="0" w:after="0" w:afterAutospacing="0" w:line="276" w:lineRule="auto"/>
        <w:jc w:val="center"/>
        <w:textAlignment w:val="baseline"/>
        <w:rPr>
          <w:rFonts w:ascii="Arial" w:hAnsi="Arial" w:eastAsia="Arial" w:cs="Arial"/>
          <w:color w:val="000000"/>
        </w:rPr>
      </w:pPr>
      <w:bookmarkStart w:name="_Int_6zMCjJJ5" w:id="0"/>
      <w:r w:rsidRPr="55A9775B">
        <w:rPr>
          <w:rStyle w:val="normaltextrun"/>
          <w:rFonts w:ascii="Arial" w:hAnsi="Arial" w:eastAsia="Arial" w:cs="Arial"/>
        </w:rPr>
        <w:t xml:space="preserve">CS </w:t>
      </w:r>
      <w:r w:rsidRPr="55A9775B" w:rsidR="0D3B814B">
        <w:rPr>
          <w:rStyle w:val="normaltextrun"/>
          <w:rFonts w:ascii="Arial" w:hAnsi="Arial" w:eastAsia="Arial" w:cs="Arial"/>
        </w:rPr>
        <w:t>504</w:t>
      </w:r>
      <w:r w:rsidRPr="55A9775B">
        <w:rPr>
          <w:rStyle w:val="normaltextrun"/>
          <w:rFonts w:ascii="Arial" w:hAnsi="Arial" w:eastAsia="Arial" w:cs="Arial"/>
        </w:rPr>
        <w:t xml:space="preserve"> </w:t>
      </w:r>
      <w:r w:rsidRPr="55A9775B" w:rsidR="0D3B814B">
        <w:rPr>
          <w:rFonts w:ascii="Arial" w:hAnsi="Arial" w:eastAsia="Arial" w:cs="Arial"/>
          <w:color w:val="201F1E"/>
          <w:shd w:val="clear" w:color="auto" w:fill="FFFFFF"/>
        </w:rPr>
        <w:t>Software Engineering</w:t>
      </w:r>
      <w:r w:rsidRPr="55A9775B">
        <w:rPr>
          <w:rStyle w:val="eop"/>
          <w:rFonts w:ascii="Arial" w:hAnsi="Arial" w:eastAsia="Arial" w:cs="Arial"/>
        </w:rPr>
        <w:t> </w:t>
      </w:r>
      <w:bookmarkEnd w:id="0"/>
    </w:p>
    <w:p w:rsidRPr="000446E1" w:rsidR="00C25F3F" w:rsidP="000A08C2" w:rsidRDefault="00C25F3F" w14:paraId="3CDD5616" w14:textId="013AF619">
      <w:pPr>
        <w:pStyle w:val="paragraph"/>
        <w:spacing w:before="0" w:beforeAutospacing="0" w:after="0" w:afterAutospacing="0" w:line="276" w:lineRule="auto"/>
        <w:jc w:val="center"/>
        <w:textAlignment w:val="baseline"/>
        <w:rPr>
          <w:rFonts w:ascii="Arial" w:hAnsi="Arial" w:eastAsia="Arial" w:cs="Arial"/>
          <w:color w:val="000000"/>
        </w:rPr>
      </w:pPr>
      <w:r w:rsidRPr="5D85DAFB">
        <w:rPr>
          <w:rStyle w:val="normaltextrun"/>
          <w:rFonts w:ascii="Arial" w:hAnsi="Arial" w:eastAsia="Arial" w:cs="Arial"/>
          <w:b/>
          <w:bCs/>
          <w:color w:val="000000" w:themeColor="text1"/>
        </w:rPr>
        <w:t>HO</w:t>
      </w:r>
      <w:r w:rsidRPr="5D85DAFB" w:rsidR="3274F8FF">
        <w:rPr>
          <w:rStyle w:val="normaltextrun"/>
          <w:rFonts w:ascii="Arial" w:hAnsi="Arial" w:eastAsia="Arial" w:cs="Arial"/>
          <w:b/>
          <w:bCs/>
          <w:color w:val="000000" w:themeColor="text1"/>
        </w:rPr>
        <w:t>S</w:t>
      </w:r>
      <w:r w:rsidRPr="5D85DAFB">
        <w:rPr>
          <w:rStyle w:val="normaltextrun"/>
          <w:rFonts w:ascii="Arial" w:hAnsi="Arial" w:eastAsia="Arial" w:cs="Arial"/>
          <w:b/>
          <w:bCs/>
          <w:color w:val="000000" w:themeColor="text1"/>
        </w:rPr>
        <w:t>0</w:t>
      </w:r>
      <w:r w:rsidRPr="5D85DAFB" w:rsidR="0035385C">
        <w:rPr>
          <w:rStyle w:val="normaltextrun"/>
          <w:rFonts w:ascii="Arial" w:hAnsi="Arial" w:eastAsia="Arial" w:cs="Arial"/>
          <w:b/>
          <w:bCs/>
          <w:color w:val="000000" w:themeColor="text1"/>
        </w:rPr>
        <w:t>2</w:t>
      </w:r>
      <w:r w:rsidRPr="5D85DAFB">
        <w:rPr>
          <w:rStyle w:val="normaltextrun"/>
          <w:rFonts w:ascii="Arial" w:hAnsi="Arial" w:eastAsia="Arial" w:cs="Arial"/>
          <w:b/>
          <w:bCs/>
          <w:color w:val="000000" w:themeColor="text1"/>
        </w:rPr>
        <w:t>A –</w:t>
      </w:r>
      <w:r w:rsidRPr="5D85DAFB" w:rsidR="00266159">
        <w:rPr>
          <w:rStyle w:val="normaltextrun"/>
          <w:rFonts w:ascii="Arial" w:hAnsi="Arial" w:eastAsia="Arial" w:cs="Arial"/>
          <w:b/>
          <w:bCs/>
          <w:color w:val="000000" w:themeColor="text1"/>
        </w:rPr>
        <w:t>Git Repositories and Refactoring</w:t>
      </w:r>
      <w:r w:rsidRPr="5D85DAFB">
        <w:rPr>
          <w:rStyle w:val="eop"/>
          <w:rFonts w:ascii="Arial" w:hAnsi="Arial" w:eastAsia="Arial" w:cs="Arial"/>
          <w:color w:val="000000" w:themeColor="text1"/>
        </w:rPr>
        <w:t> </w:t>
      </w:r>
    </w:p>
    <w:p w:rsidRPr="000446E1" w:rsidR="00C25F3F" w:rsidP="000A08C2" w:rsidRDefault="00C25F3F" w14:paraId="123C6DBA" w14:textId="77777777">
      <w:pPr>
        <w:pStyle w:val="paragraph"/>
        <w:spacing w:before="0" w:beforeAutospacing="0" w:after="0" w:afterAutospacing="0" w:line="276" w:lineRule="auto"/>
        <w:jc w:val="center"/>
        <w:textAlignment w:val="baseline"/>
        <w:rPr>
          <w:rFonts w:ascii="Arial" w:hAnsi="Arial" w:eastAsia="Arial" w:cs="Arial"/>
          <w:color w:val="000000"/>
        </w:rPr>
      </w:pPr>
      <w:r w:rsidRPr="55A9775B">
        <w:rPr>
          <w:rStyle w:val="eop"/>
          <w:rFonts w:ascii="Arial" w:hAnsi="Arial" w:eastAsia="Arial" w:cs="Arial"/>
          <w:color w:val="000000" w:themeColor="text1"/>
        </w:rPr>
        <w:t> </w:t>
      </w:r>
    </w:p>
    <w:p w:rsidRPr="000446E1" w:rsidR="00C25F3F" w:rsidP="000A08C2" w:rsidRDefault="00634768" w14:paraId="334A22FB" w14:textId="61492B75">
      <w:pPr>
        <w:pStyle w:val="paragraph"/>
        <w:spacing w:before="0" w:beforeAutospacing="0" w:after="0" w:afterAutospacing="0" w:line="276" w:lineRule="auto"/>
        <w:jc w:val="center"/>
        <w:textAlignment w:val="baseline"/>
        <w:rPr>
          <w:rFonts w:ascii="Arial" w:hAnsi="Arial" w:eastAsia="Arial" w:cs="Arial"/>
          <w:color w:val="000000"/>
        </w:rPr>
      </w:pPr>
      <w:r w:rsidRPr="55A9775B">
        <w:rPr>
          <w:rStyle w:val="normaltextrun"/>
          <w:rFonts w:ascii="Arial" w:hAnsi="Arial" w:eastAsia="Arial" w:cs="Arial"/>
          <w:color w:val="000000"/>
          <w:shd w:val="clear" w:color="auto" w:fill="FFFFFF"/>
        </w:rPr>
        <w:t>0</w:t>
      </w:r>
      <w:r w:rsidRPr="55A9775B" w:rsidR="670FADEC">
        <w:rPr>
          <w:rStyle w:val="normaltextrun"/>
          <w:rFonts w:ascii="Arial" w:hAnsi="Arial" w:eastAsia="Arial" w:cs="Arial"/>
          <w:color w:val="000000"/>
          <w:shd w:val="clear" w:color="auto" w:fill="FFFFFF"/>
        </w:rPr>
        <w:t>3</w:t>
      </w:r>
      <w:r w:rsidRPr="55A9775B" w:rsidR="00C25F3F">
        <w:rPr>
          <w:rStyle w:val="normaltextrun"/>
          <w:rFonts w:ascii="Arial" w:hAnsi="Arial" w:eastAsia="Arial" w:cs="Arial"/>
          <w:color w:val="000000"/>
          <w:shd w:val="clear" w:color="auto" w:fill="FFFFFF"/>
        </w:rPr>
        <w:t>/</w:t>
      </w:r>
      <w:r w:rsidRPr="55A9775B" w:rsidR="5F21780A">
        <w:rPr>
          <w:rStyle w:val="normaltextrun"/>
          <w:rFonts w:ascii="Arial" w:hAnsi="Arial" w:eastAsia="Arial" w:cs="Arial"/>
          <w:color w:val="000000"/>
          <w:shd w:val="clear" w:color="auto" w:fill="FFFFFF"/>
        </w:rPr>
        <w:t>10</w:t>
      </w:r>
      <w:r w:rsidRPr="55A9775B" w:rsidR="00C25F3F">
        <w:rPr>
          <w:rStyle w:val="normaltextrun"/>
          <w:rFonts w:ascii="Arial" w:hAnsi="Arial" w:eastAsia="Arial" w:cs="Arial"/>
          <w:color w:val="000000"/>
          <w:shd w:val="clear" w:color="auto" w:fill="FFFFFF"/>
        </w:rPr>
        <w:t>/20</w:t>
      </w:r>
      <w:r w:rsidRPr="55A9775B">
        <w:rPr>
          <w:rStyle w:val="normaltextrun"/>
          <w:rFonts w:ascii="Arial" w:hAnsi="Arial" w:eastAsia="Arial" w:cs="Arial"/>
          <w:color w:val="000000"/>
          <w:shd w:val="clear" w:color="auto" w:fill="FFFFFF"/>
        </w:rPr>
        <w:t>23</w:t>
      </w:r>
      <w:r w:rsidRPr="55A9775B" w:rsidR="00C25F3F">
        <w:rPr>
          <w:rStyle w:val="normaltextrun"/>
          <w:rFonts w:ascii="Arial" w:hAnsi="Arial" w:eastAsia="Arial" w:cs="Arial"/>
          <w:color w:val="000000"/>
          <w:shd w:val="clear" w:color="auto" w:fill="FFFFFF"/>
        </w:rPr>
        <w:t xml:space="preserve"> Developed by </w:t>
      </w:r>
      <w:r w:rsidRPr="55A9775B">
        <w:rPr>
          <w:rStyle w:val="normaltextrun"/>
          <w:rFonts w:ascii="Arial" w:hAnsi="Arial" w:eastAsia="Arial" w:cs="Arial"/>
          <w:color w:val="000000"/>
          <w:shd w:val="clear" w:color="auto" w:fill="FFFFFF"/>
        </w:rPr>
        <w:t>Ajay Naik</w:t>
      </w:r>
      <w:r w:rsidRPr="55A9775B" w:rsidR="00C25F3F">
        <w:rPr>
          <w:rStyle w:val="eop"/>
          <w:rFonts w:ascii="Arial" w:hAnsi="Arial" w:eastAsia="Arial" w:cs="Arial"/>
          <w:color w:val="000000"/>
        </w:rPr>
        <w:t> </w:t>
      </w:r>
    </w:p>
    <w:p w:rsidRPr="000446E1" w:rsidR="00C25F3F" w:rsidP="055ED765" w:rsidRDefault="00634768" w14:paraId="5741F186" w14:textId="645E3F49">
      <w:pPr>
        <w:pStyle w:val="paragraph"/>
        <w:spacing w:before="0" w:beforeAutospacing="off" w:after="0" w:afterAutospacing="off" w:line="276" w:lineRule="auto"/>
        <w:jc w:val="center"/>
        <w:textAlignment w:val="baseline"/>
        <w:rPr>
          <w:rStyle w:val="normaltextrun"/>
          <w:rFonts w:ascii="Arial" w:hAnsi="Arial" w:eastAsia="Arial" w:cs="Arial"/>
        </w:rPr>
      </w:pPr>
      <w:r w:rsidRPr="76C0EDDB" w:rsidR="00634768">
        <w:rPr>
          <w:rStyle w:val="normaltextrun"/>
          <w:rFonts w:ascii="Arial" w:hAnsi="Arial" w:eastAsia="Arial" w:cs="Arial"/>
        </w:rPr>
        <w:t>0</w:t>
      </w:r>
      <w:r w:rsidRPr="76C0EDDB" w:rsidR="2BEBB90C">
        <w:rPr>
          <w:rStyle w:val="normaltextrun"/>
          <w:rFonts w:ascii="Arial" w:hAnsi="Arial" w:eastAsia="Arial" w:cs="Arial"/>
        </w:rPr>
        <w:t>8/24/2023</w:t>
      </w:r>
      <w:r w:rsidRPr="76C0EDDB" w:rsidR="00C25F3F">
        <w:rPr>
          <w:rStyle w:val="normaltextrun"/>
          <w:rFonts w:ascii="Arial" w:hAnsi="Arial" w:eastAsia="Arial" w:cs="Arial"/>
        </w:rPr>
        <w:t xml:space="preserve"> Reviewed by</w:t>
      </w:r>
      <w:r w:rsidRPr="76C0EDDB" w:rsidR="00634768">
        <w:rPr>
          <w:rStyle w:val="normaltextrun"/>
          <w:rFonts w:ascii="Arial" w:hAnsi="Arial" w:eastAsia="Arial" w:cs="Arial"/>
        </w:rPr>
        <w:t xml:space="preserve"> </w:t>
      </w:r>
      <w:r w:rsidRPr="76C0EDDB" w:rsidR="2B14CC71">
        <w:rPr>
          <w:rStyle w:val="normaltextrun"/>
          <w:rFonts w:ascii="Arial" w:hAnsi="Arial" w:eastAsia="Arial" w:cs="Arial"/>
        </w:rPr>
        <w:t>Lisa Schultz</w:t>
      </w:r>
    </w:p>
    <w:p w:rsidR="19020C72" w:rsidP="76C0EDDB" w:rsidRDefault="19020C72" w14:paraId="6B190210" w14:textId="365A8A54">
      <w:pPr>
        <w:pStyle w:val="paragraph"/>
        <w:spacing w:before="0" w:beforeAutospacing="off" w:after="0" w:afterAutospacing="off" w:line="276" w:lineRule="auto"/>
        <w:jc w:val="center"/>
        <w:rPr>
          <w:rStyle w:val="normaltextrun"/>
          <w:rFonts w:ascii="Arial" w:hAnsi="Arial" w:eastAsia="Arial" w:cs="Arial"/>
        </w:rPr>
      </w:pPr>
      <w:r w:rsidRPr="5CD14165" w:rsidR="19020C72">
        <w:rPr>
          <w:rStyle w:val="normaltextrun"/>
          <w:rFonts w:ascii="Arial" w:hAnsi="Arial" w:eastAsia="Arial" w:cs="Arial"/>
        </w:rPr>
        <w:t>09/05/2024 Reviewed by Yogesh Goel</w:t>
      </w:r>
    </w:p>
    <w:p w:rsidR="5275DF59" w:rsidP="5CD14165" w:rsidRDefault="5275DF59" w14:paraId="0429DD0D" w14:textId="65C554F4">
      <w:pPr>
        <w:pStyle w:val="paragraph"/>
        <w:spacing w:before="0" w:beforeAutospacing="off" w:after="0" w:afterAutospacing="off" w:line="276" w:lineRule="auto"/>
        <w:jc w:val="center"/>
        <w:rPr>
          <w:rStyle w:val="normaltextrun"/>
          <w:rFonts w:ascii="Arial" w:hAnsi="Arial" w:eastAsia="Arial" w:cs="Arial"/>
        </w:rPr>
      </w:pPr>
      <w:r w:rsidRPr="5CD14165" w:rsidR="5275DF59">
        <w:rPr>
          <w:rStyle w:val="normaltextrun"/>
          <w:rFonts w:ascii="Arial" w:hAnsi="Arial" w:eastAsia="Arial" w:cs="Arial"/>
        </w:rPr>
        <w:t>10/08/2024 Reviewed by Naveena Moddu</w:t>
      </w:r>
    </w:p>
    <w:p w:rsidRPr="000446E1" w:rsidR="00C25F3F" w:rsidP="000A08C2" w:rsidRDefault="00C25F3F" w14:paraId="5D154CD8" w14:textId="77777777">
      <w:pPr>
        <w:pStyle w:val="paragraph"/>
        <w:spacing w:before="0" w:beforeAutospacing="0" w:after="0" w:afterAutospacing="0" w:line="276" w:lineRule="auto"/>
        <w:jc w:val="center"/>
        <w:textAlignment w:val="baseline"/>
        <w:rPr>
          <w:rFonts w:ascii="Arial" w:hAnsi="Arial" w:eastAsia="Arial" w:cs="Arial"/>
          <w:color w:val="000000"/>
        </w:rPr>
      </w:pPr>
      <w:r w:rsidRPr="55A9775B">
        <w:rPr>
          <w:rStyle w:val="normaltextrun"/>
          <w:rFonts w:ascii="Arial" w:hAnsi="Arial" w:eastAsia="Arial" w:cs="Arial"/>
          <w:color w:val="000000" w:themeColor="text1"/>
        </w:rPr>
        <w:t>School of Technology &amp; Computing (STC) @ City University of Seattle (CityU)</w:t>
      </w:r>
      <w:r w:rsidRPr="55A9775B">
        <w:rPr>
          <w:rStyle w:val="eop"/>
          <w:rFonts w:ascii="Arial" w:hAnsi="Arial" w:eastAsia="Arial" w:cs="Arial"/>
          <w:color w:val="000000" w:themeColor="text1"/>
        </w:rPr>
        <w:t> </w:t>
      </w:r>
    </w:p>
    <w:p w:rsidRPr="000446E1" w:rsidR="00C25F3F" w:rsidP="000A08C2" w:rsidRDefault="00C25F3F" w14:paraId="1531EC70" w14:textId="77777777">
      <w:pPr>
        <w:pStyle w:val="paragraph"/>
        <w:spacing w:before="0" w:beforeAutospacing="0" w:after="0" w:afterAutospacing="0" w:line="276" w:lineRule="auto"/>
        <w:jc w:val="center"/>
        <w:textAlignment w:val="baseline"/>
        <w:rPr>
          <w:rFonts w:ascii="Arial" w:hAnsi="Arial" w:eastAsia="Arial" w:cs="Arial"/>
          <w:color w:val="000000"/>
        </w:rPr>
      </w:pPr>
      <w:r w:rsidRPr="55A9775B">
        <w:rPr>
          <w:rStyle w:val="eop"/>
          <w:rFonts w:ascii="Arial" w:hAnsi="Arial" w:eastAsia="Arial" w:cs="Arial"/>
          <w:color w:val="000000" w:themeColor="text1"/>
        </w:rPr>
        <w:t> </w:t>
      </w:r>
    </w:p>
    <w:p w:rsidRPr="000446E1" w:rsidR="00C25F3F" w:rsidP="000A08C2" w:rsidRDefault="00C25F3F" w14:paraId="374842BB" w14:textId="0617D309">
      <w:pPr>
        <w:pStyle w:val="paragraph"/>
        <w:spacing w:before="0" w:beforeAutospacing="0" w:after="0" w:afterAutospacing="0" w:line="276" w:lineRule="auto"/>
        <w:jc w:val="center"/>
        <w:textAlignment w:val="baseline"/>
      </w:pPr>
      <w:r w:rsidRPr="5D85DAFB">
        <w:rPr>
          <w:rStyle w:val="normaltextrun"/>
          <w:rFonts w:ascii="Arial" w:hAnsi="Arial" w:eastAsia="Arial" w:cs="Arial"/>
          <w:color w:val="000000" w:themeColor="text1"/>
        </w:rPr>
        <w:t xml:space="preserve">        </w:t>
      </w:r>
      <w:r>
        <w:rPr>
          <w:noProof/>
        </w:rPr>
        <w:drawing>
          <wp:inline distT="0" distB="0" distL="0" distR="0" wp14:anchorId="69660EFD" wp14:editId="76FCDBA5">
            <wp:extent cx="457200"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rsidRPr="5D85DAFB">
        <w:rPr>
          <w:rStyle w:val="eop"/>
          <w:rFonts w:ascii="Arial" w:hAnsi="Arial" w:eastAsia="Arial" w:cs="Arial"/>
          <w:color w:val="000000" w:themeColor="text1"/>
        </w:rPr>
        <w:t> </w:t>
      </w:r>
      <w:r w:rsidRPr="5D85DAFB" w:rsidR="3FEA8D3E">
        <w:rPr>
          <w:rStyle w:val="eop"/>
          <w:rFonts w:ascii="Arial" w:hAnsi="Arial" w:eastAsia="Arial" w:cs="Arial"/>
          <w:color w:val="000000" w:themeColor="text1"/>
        </w:rPr>
        <w:t xml:space="preserve"> </w:t>
      </w:r>
      <w:r w:rsidR="2FEE66C9">
        <w:rPr>
          <w:noProof/>
        </w:rPr>
        <w:drawing>
          <wp:inline distT="0" distB="0" distL="0" distR="0" wp14:anchorId="363C5619" wp14:editId="1C9482E9">
            <wp:extent cx="989901" cy="457200"/>
            <wp:effectExtent l="0" t="0" r="0" b="0"/>
            <wp:docPr id="266875358" name="Picture 26687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989901" cy="457200"/>
                    </a:xfrm>
                    <a:prstGeom prst="rect">
                      <a:avLst/>
                    </a:prstGeom>
                  </pic:spPr>
                </pic:pic>
              </a:graphicData>
            </a:graphic>
          </wp:inline>
        </w:drawing>
      </w:r>
    </w:p>
    <w:p w:rsidRPr="000446E1" w:rsidR="00C25F3F" w:rsidP="000A08C2" w:rsidRDefault="00C25F3F" w14:paraId="6A34C2B1" w14:textId="77777777">
      <w:pPr>
        <w:pStyle w:val="paragraph"/>
        <w:spacing w:before="0" w:beforeAutospacing="0" w:after="0" w:afterAutospacing="0" w:line="276" w:lineRule="auto"/>
        <w:textAlignment w:val="baseline"/>
        <w:rPr>
          <w:rFonts w:ascii="Arial" w:hAnsi="Arial" w:eastAsia="Arial" w:cs="Arial"/>
          <w:color w:val="000000"/>
        </w:rPr>
      </w:pPr>
      <w:r w:rsidRPr="55A9775B">
        <w:rPr>
          <w:rStyle w:val="eop"/>
          <w:rFonts w:ascii="Arial" w:hAnsi="Arial" w:eastAsia="Arial" w:cs="Arial"/>
          <w:color w:val="000000" w:themeColor="text1"/>
        </w:rPr>
        <w:t> </w:t>
      </w:r>
    </w:p>
    <w:p w:rsidRPr="000446E1" w:rsidR="00C25F3F" w:rsidP="000A08C2" w:rsidRDefault="00C25F3F" w14:paraId="051DFA70" w14:textId="77777777">
      <w:pPr>
        <w:pStyle w:val="paragraph"/>
        <w:spacing w:before="0" w:beforeAutospacing="0" w:after="0" w:afterAutospacing="0" w:line="276" w:lineRule="auto"/>
        <w:textAlignment w:val="baseline"/>
        <w:rPr>
          <w:rFonts w:ascii="Arial" w:hAnsi="Arial" w:eastAsia="Arial" w:cs="Arial"/>
          <w:color w:val="000000"/>
        </w:rPr>
      </w:pPr>
      <w:r w:rsidRPr="55A9775B">
        <w:rPr>
          <w:rStyle w:val="normaltextrun"/>
          <w:rFonts w:ascii="Arial" w:hAnsi="Arial" w:eastAsia="Arial" w:cs="Arial"/>
          <w:b/>
          <w:bCs/>
          <w:color w:val="000000" w:themeColor="text1"/>
        </w:rPr>
        <w:t>Before You Start</w:t>
      </w:r>
      <w:r w:rsidRPr="55A9775B">
        <w:rPr>
          <w:rStyle w:val="eop"/>
          <w:rFonts w:ascii="Arial" w:hAnsi="Arial" w:eastAsia="Arial" w:cs="Arial"/>
          <w:color w:val="000000" w:themeColor="text1"/>
        </w:rPr>
        <w:t> </w:t>
      </w:r>
    </w:p>
    <w:p w:rsidRPr="000446E1" w:rsidR="00D32B1F" w:rsidP="5CD14165" w:rsidRDefault="00D32B1F" w14:paraId="7A4EBBC6" w14:textId="77777777">
      <w:pPr>
        <w:pStyle w:val="paragraph"/>
        <w:numPr>
          <w:ilvl w:val="0"/>
          <w:numId w:val="17"/>
        </w:numPr>
        <w:spacing w:before="0" w:beforeAutospacing="off" w:after="0" w:afterAutospacing="off" w:line="276" w:lineRule="auto"/>
        <w:ind w:hanging="270"/>
        <w:jc w:val="both"/>
        <w:textAlignment w:val="baseline"/>
        <w:rPr>
          <w:rFonts w:ascii="Arial" w:hAnsi="Arial" w:eastAsia="Arial" w:cs="Arial"/>
          <w:color w:val="000000"/>
        </w:rPr>
      </w:pPr>
      <w:r w:rsidR="00D32B1F">
        <w:rPr>
          <w:rStyle w:val="normaltextrun"/>
          <w:rFonts w:ascii="Arial" w:hAnsi="Arial" w:cs="Arial"/>
          <w:color w:val="000000"/>
          <w:shd w:val="clear" w:color="auto" w:fill="FFFFFF"/>
        </w:rPr>
        <w:t xml:space="preserve">Version numbers may not match the most current version at the time of writing. If given the </w:t>
      </w:r>
      <w:r w:rsidR="00D32B1F">
        <w:rPr>
          <w:rStyle w:val="normaltextrun"/>
          <w:rFonts w:ascii="Arial" w:hAnsi="Arial" w:cs="Arial"/>
          <w:color w:val="000000"/>
          <w:shd w:val="clear" w:color="auto" w:fill="FFFFFF"/>
        </w:rPr>
        <w:t>option</w:t>
      </w:r>
      <w:r w:rsidR="00D32B1F">
        <w:rPr>
          <w:rStyle w:val="normaltextrun"/>
          <w:rFonts w:ascii="Arial" w:hAnsi="Arial" w:cs="Arial"/>
          <w:color w:val="000000"/>
          <w:shd w:val="clear" w:color="auto" w:fill="FFFFFF"/>
        </w:rPr>
        <w:t xml:space="preserve"> to choose between the stable release (long-term support) or the most recent, please select the stable release.</w:t>
      </w:r>
      <w:r w:rsidRPr="55A9775B" w:rsidR="00D32B1F">
        <w:rPr>
          <w:rStyle w:val="eop"/>
          <w:rFonts w:ascii="Arial" w:hAnsi="Arial" w:eastAsia="Arial" w:cs="Arial"/>
          <w:color w:val="000000" w:themeColor="text1"/>
        </w:rPr>
        <w:t> </w:t>
      </w:r>
    </w:p>
    <w:p w:rsidRPr="000446E1" w:rsidR="00D32B1F" w:rsidP="5CD14165" w:rsidRDefault="00D32B1F" w14:paraId="3986A5D9" w14:textId="57572413">
      <w:pPr>
        <w:pStyle w:val="paragraph"/>
        <w:numPr>
          <w:ilvl w:val="0"/>
          <w:numId w:val="17"/>
        </w:numPr>
        <w:spacing w:before="0" w:beforeAutospacing="off" w:after="0" w:afterAutospacing="off" w:line="276" w:lineRule="auto"/>
        <w:ind w:hanging="270"/>
        <w:jc w:val="both"/>
        <w:textAlignment w:val="baseline"/>
        <w:rPr>
          <w:rFonts w:ascii="Arial" w:hAnsi="Arial" w:eastAsia="Arial" w:cs="Arial"/>
          <w:color w:val="000000"/>
        </w:rPr>
      </w:pPr>
      <w:r w:rsidRPr="5CD14165" w:rsidR="00D32B1F">
        <w:rPr>
          <w:rStyle w:val="normaltextrun"/>
          <w:rFonts w:ascii="Arial" w:hAnsi="Arial" w:eastAsia="Arial" w:cs="Arial"/>
          <w:color w:val="000000" w:themeColor="text1" w:themeTint="FF" w:themeShade="FF"/>
        </w:rPr>
        <w:t>This tutorial targets Windows and MacOS users.</w:t>
      </w:r>
      <w:r w:rsidRPr="5CD14165" w:rsidR="00D32B1F">
        <w:rPr>
          <w:rStyle w:val="eop"/>
          <w:rFonts w:ascii="Arial" w:hAnsi="Arial" w:eastAsia="Arial" w:cs="Arial"/>
          <w:color w:val="000000" w:themeColor="text1" w:themeTint="FF" w:themeShade="FF"/>
        </w:rPr>
        <w:t> </w:t>
      </w:r>
    </w:p>
    <w:p w:rsidRPr="00792046" w:rsidR="00D32B1F" w:rsidP="5CD14165" w:rsidRDefault="00D32B1F" w14:paraId="7D9546AD" w14:textId="42D7E40A">
      <w:pPr>
        <w:pStyle w:val="paragraph"/>
        <w:numPr>
          <w:ilvl w:val="0"/>
          <w:numId w:val="17"/>
        </w:numPr>
        <w:spacing w:before="0" w:beforeAutospacing="off" w:after="0" w:afterAutospacing="off" w:line="276" w:lineRule="auto"/>
        <w:ind w:hanging="270"/>
        <w:jc w:val="both"/>
        <w:textAlignment w:val="baseline"/>
        <w:rPr>
          <w:rStyle w:val="normaltextrun"/>
          <w:rFonts w:ascii="Arial" w:hAnsi="Arial" w:eastAsia="Arial" w:cs="Arial"/>
          <w:color w:val="000000"/>
        </w:rPr>
      </w:pPr>
      <w:r w:rsidR="00D32B1F">
        <w:rPr>
          <w:rStyle w:val="normaltextrun"/>
          <w:rFonts w:ascii="Arial" w:hAnsi="Arial" w:cs="Arial"/>
          <w:color w:val="000000"/>
          <w:shd w:val="clear" w:color="auto" w:fill="FFFFFF"/>
        </w:rPr>
        <w:t>There might be subtle discrepancies along the steps. Please use your best judgment while going through this tutorial.</w:t>
      </w:r>
      <w:r w:rsidRPr="55A9775B" w:rsidR="00D32B1F">
        <w:rPr>
          <w:rStyle w:val="normaltextrun"/>
          <w:rFonts w:ascii="Arial" w:hAnsi="Arial" w:eastAsia="Arial" w:cs="Arial"/>
          <w:color w:val="000000" w:themeColor="text1"/>
        </w:rPr>
        <w:t xml:space="preserve"> </w:t>
      </w:r>
    </w:p>
    <w:p w:rsidRPr="000446E1" w:rsidR="00D32B1F" w:rsidP="5CD14165" w:rsidRDefault="00D32B1F" w14:paraId="62C55AAC" w14:textId="77777777">
      <w:pPr>
        <w:pStyle w:val="paragraph"/>
        <w:numPr>
          <w:ilvl w:val="0"/>
          <w:numId w:val="17"/>
        </w:numPr>
        <w:spacing w:before="0" w:beforeAutospacing="off" w:after="0" w:afterAutospacing="off" w:line="276" w:lineRule="auto"/>
        <w:ind w:hanging="270"/>
        <w:jc w:val="both"/>
        <w:textAlignment w:val="baseline"/>
        <w:rPr>
          <w:rFonts w:ascii="Arial" w:hAnsi="Arial" w:eastAsia="Arial" w:cs="Arial"/>
          <w:color w:val="000000"/>
        </w:rPr>
      </w:pPr>
      <w:r w:rsidRPr="5CD14165" w:rsidR="00D32B1F">
        <w:rPr>
          <w:rStyle w:val="normaltextrun"/>
          <w:rFonts w:ascii="Arial" w:hAnsi="Arial" w:eastAsia="Arial" w:cs="Arial"/>
          <w:color w:val="000000" w:themeColor="text1" w:themeTint="FF" w:themeShade="FF"/>
        </w:rPr>
        <w:t>For your working directory, use your course number. This tutorial may use a different course number as an example. </w:t>
      </w:r>
      <w:r w:rsidRPr="5CD14165" w:rsidR="00D32B1F">
        <w:rPr>
          <w:rStyle w:val="eop"/>
          <w:rFonts w:ascii="Arial" w:hAnsi="Arial" w:eastAsia="Arial" w:cs="Arial"/>
          <w:color w:val="000000" w:themeColor="text1" w:themeTint="FF" w:themeShade="FF"/>
        </w:rPr>
        <w:t> </w:t>
      </w:r>
    </w:p>
    <w:p w:rsidRPr="000446E1" w:rsidR="00C25F3F" w:rsidP="000A08C2" w:rsidRDefault="00C25F3F" w14:paraId="2D1090A1" w14:textId="77777777">
      <w:pPr>
        <w:pStyle w:val="paragraph"/>
        <w:spacing w:before="0" w:beforeAutospacing="0" w:after="0" w:afterAutospacing="0" w:line="276" w:lineRule="auto"/>
        <w:textAlignment w:val="baseline"/>
        <w:rPr>
          <w:rFonts w:ascii="Arial" w:hAnsi="Arial" w:eastAsia="Arial" w:cs="Arial"/>
          <w:color w:val="000000"/>
        </w:rPr>
      </w:pPr>
      <w:r w:rsidRPr="55A9775B">
        <w:rPr>
          <w:rStyle w:val="eop"/>
          <w:rFonts w:ascii="Arial" w:hAnsi="Arial" w:eastAsia="Arial" w:cs="Arial"/>
          <w:color w:val="000000" w:themeColor="text1"/>
        </w:rPr>
        <w:t> </w:t>
      </w:r>
    </w:p>
    <w:p w:rsidRPr="000446E1" w:rsidR="00C25F3F" w:rsidP="000A08C2" w:rsidRDefault="00C25F3F" w14:paraId="6F894CA6" w14:textId="77777777">
      <w:pPr>
        <w:pStyle w:val="paragraph"/>
        <w:spacing w:before="0" w:beforeAutospacing="0" w:after="0" w:afterAutospacing="0" w:line="276" w:lineRule="auto"/>
        <w:textAlignment w:val="baseline"/>
        <w:rPr>
          <w:rFonts w:ascii="Arial" w:hAnsi="Arial" w:eastAsia="Arial" w:cs="Arial"/>
          <w:color w:val="000000"/>
        </w:rPr>
      </w:pPr>
      <w:r w:rsidRPr="5D85DAFB">
        <w:rPr>
          <w:rStyle w:val="normaltextrun"/>
          <w:rFonts w:ascii="Arial" w:hAnsi="Arial" w:eastAsia="Arial" w:cs="Arial"/>
          <w:b/>
          <w:bCs/>
          <w:color w:val="000000" w:themeColor="text1"/>
        </w:rPr>
        <w:t>Learning Outcomes</w:t>
      </w:r>
      <w:r w:rsidRPr="5D85DAFB">
        <w:rPr>
          <w:rStyle w:val="eop"/>
          <w:rFonts w:ascii="Arial" w:hAnsi="Arial" w:eastAsia="Arial" w:cs="Arial"/>
          <w:color w:val="000000" w:themeColor="text1"/>
        </w:rPr>
        <w:t> </w:t>
      </w:r>
    </w:p>
    <w:p w:rsidR="00266159" w:rsidP="000A08C2" w:rsidRDefault="515C726D" w14:paraId="60647FA7" w14:textId="6C2E3580">
      <w:pPr>
        <w:pStyle w:val="paragraph"/>
        <w:numPr>
          <w:ilvl w:val="0"/>
          <w:numId w:val="19"/>
        </w:numPr>
        <w:spacing w:before="0" w:beforeAutospacing="0" w:after="0" w:afterAutospacing="0" w:line="276" w:lineRule="auto"/>
        <w:textAlignment w:val="baseline"/>
        <w:rPr>
          <w:rStyle w:val="normaltextrun"/>
          <w:rFonts w:ascii="Arial" w:hAnsi="Arial" w:eastAsia="Arial" w:cs="Arial"/>
        </w:rPr>
      </w:pPr>
      <w:r w:rsidRPr="5D85DAFB">
        <w:rPr>
          <w:rStyle w:val="normaltextrun"/>
          <w:rFonts w:ascii="Arial" w:hAnsi="Arial" w:eastAsia="Arial" w:cs="Arial"/>
        </w:rPr>
        <w:t>Understanding use</w:t>
      </w:r>
      <w:r w:rsidRPr="5D85DAFB" w:rsidR="33EBDB2C">
        <w:rPr>
          <w:rStyle w:val="normaltextrun"/>
          <w:rFonts w:ascii="Arial" w:hAnsi="Arial" w:eastAsia="Arial" w:cs="Arial"/>
        </w:rPr>
        <w:t>ful</w:t>
      </w:r>
      <w:r w:rsidRPr="5D85DAFB">
        <w:rPr>
          <w:rStyle w:val="normaltextrun"/>
          <w:rFonts w:ascii="Arial" w:hAnsi="Arial" w:eastAsia="Arial" w:cs="Arial"/>
        </w:rPr>
        <w:t xml:space="preserve"> </w:t>
      </w:r>
      <w:r w:rsidRPr="5D85DAFB" w:rsidR="176ECF4C">
        <w:rPr>
          <w:rStyle w:val="normaltextrun"/>
          <w:rFonts w:ascii="Arial" w:hAnsi="Arial" w:eastAsia="Arial" w:cs="Arial"/>
        </w:rPr>
        <w:t>commands</w:t>
      </w:r>
      <w:r w:rsidRPr="5D85DAFB">
        <w:rPr>
          <w:rStyle w:val="normaltextrun"/>
          <w:rFonts w:ascii="Arial" w:hAnsi="Arial" w:eastAsia="Arial" w:cs="Arial"/>
        </w:rPr>
        <w:t xml:space="preserve"> of Git</w:t>
      </w:r>
    </w:p>
    <w:p w:rsidR="00266159" w:rsidP="000A08C2" w:rsidRDefault="7221F7B3" w14:paraId="09E26CD2" w14:textId="65464882">
      <w:pPr>
        <w:pStyle w:val="paragraph"/>
        <w:numPr>
          <w:ilvl w:val="0"/>
          <w:numId w:val="19"/>
        </w:numPr>
        <w:spacing w:before="0" w:beforeAutospacing="0" w:after="0" w:afterAutospacing="0" w:line="276" w:lineRule="auto"/>
        <w:textAlignment w:val="baseline"/>
        <w:rPr>
          <w:rStyle w:val="normaltextrun"/>
          <w:rFonts w:ascii="Arial" w:hAnsi="Arial" w:eastAsia="Arial" w:cs="Arial"/>
        </w:rPr>
      </w:pPr>
      <w:r w:rsidRPr="5D85DAFB">
        <w:rPr>
          <w:rStyle w:val="normaltextrun"/>
          <w:rFonts w:ascii="Arial" w:hAnsi="Arial" w:eastAsia="Arial" w:cs="Arial"/>
        </w:rPr>
        <w:t xml:space="preserve">The Git </w:t>
      </w:r>
      <w:r w:rsidRPr="5D85DAFB" w:rsidR="6C9F9DE3">
        <w:rPr>
          <w:rStyle w:val="normaltextrun"/>
          <w:rFonts w:ascii="Arial" w:hAnsi="Arial" w:eastAsia="Arial" w:cs="Arial"/>
        </w:rPr>
        <w:t>Pull Request flow</w:t>
      </w:r>
    </w:p>
    <w:p w:rsidR="00FB387C" w:rsidP="000A08C2" w:rsidRDefault="00FB387C" w14:paraId="0A06B4D8" w14:textId="77777777">
      <w:pPr>
        <w:pStyle w:val="paragraph"/>
        <w:numPr>
          <w:ilvl w:val="0"/>
          <w:numId w:val="19"/>
        </w:numPr>
        <w:spacing w:before="0" w:beforeAutospacing="0" w:after="0" w:afterAutospacing="0" w:line="276" w:lineRule="auto"/>
        <w:textAlignment w:val="baseline"/>
        <w:rPr>
          <w:rFonts w:ascii="Arial" w:hAnsi="Arial" w:eastAsia="Arial" w:cs="Arial"/>
          <w:color w:val="000000"/>
        </w:rPr>
      </w:pPr>
      <w:r>
        <w:rPr>
          <w:rStyle w:val="normaltextrun"/>
          <w:rFonts w:ascii="Arial" w:hAnsi="Arial" w:eastAsia="Arial" w:cs="Arial"/>
          <w:color w:val="000000" w:themeColor="text1"/>
        </w:rPr>
        <w:t>Features of VS Code</w:t>
      </w:r>
      <w:r>
        <w:rPr>
          <w:rStyle w:val="eop"/>
          <w:rFonts w:ascii="Arial" w:hAnsi="Arial" w:eastAsia="Arial" w:cs="Arial"/>
          <w:color w:val="000000" w:themeColor="text1"/>
        </w:rPr>
        <w:t> </w:t>
      </w:r>
    </w:p>
    <w:p w:rsidR="00FB387C" w:rsidP="000A08C2" w:rsidRDefault="00D24E97" w14:paraId="3E546DA1" w14:textId="77777777">
      <w:pPr>
        <w:pStyle w:val="paragraph"/>
        <w:numPr>
          <w:ilvl w:val="2"/>
          <w:numId w:val="19"/>
        </w:numPr>
        <w:spacing w:before="0" w:beforeAutospacing="0" w:after="0" w:afterAutospacing="0" w:line="276" w:lineRule="auto"/>
        <w:ind w:left="1080"/>
        <w:textAlignment w:val="baseline"/>
        <w:rPr>
          <w:rFonts w:ascii="Arial" w:hAnsi="Arial" w:eastAsia="Arial" w:cs="Arial"/>
          <w:color w:val="000000"/>
        </w:rPr>
      </w:pPr>
      <w:hyperlink w:history="1" r:id="rId10">
        <w:r w:rsidR="00FB387C">
          <w:rPr>
            <w:rStyle w:val="Hyperlink"/>
            <w:rFonts w:ascii="Arial" w:hAnsi="Arial" w:eastAsia="Arial" w:cs="Arial"/>
          </w:rPr>
          <w:t>Debugging</w:t>
        </w:r>
      </w:hyperlink>
    </w:p>
    <w:p w:rsidR="00FB387C" w:rsidP="000A08C2" w:rsidRDefault="00FB387C" w14:paraId="47FE84F1" w14:textId="77777777">
      <w:pPr>
        <w:pStyle w:val="paragraph"/>
        <w:numPr>
          <w:ilvl w:val="2"/>
          <w:numId w:val="19"/>
        </w:numPr>
        <w:spacing w:before="0" w:beforeAutospacing="0" w:after="0" w:afterAutospacing="0" w:line="276" w:lineRule="auto"/>
        <w:ind w:left="1080"/>
        <w:textAlignment w:val="baseline"/>
        <w:rPr>
          <w:rStyle w:val="eop"/>
          <w:rFonts w:eastAsia="Arial"/>
        </w:rPr>
      </w:pPr>
      <w:r>
        <w:rPr>
          <w:rStyle w:val="eop"/>
          <w:rFonts w:ascii="Arial" w:hAnsi="Arial" w:eastAsia="Arial" w:cs="Arial"/>
          <w:color w:val="000000" w:themeColor="text1"/>
        </w:rPr>
        <w:t>Peer-Programming</w:t>
      </w:r>
    </w:p>
    <w:p w:rsidR="00FB387C" w:rsidP="000A08C2" w:rsidRDefault="00FB387C" w14:paraId="0A3EE806" w14:textId="77777777">
      <w:pPr>
        <w:pStyle w:val="paragraph"/>
        <w:numPr>
          <w:ilvl w:val="2"/>
          <w:numId w:val="19"/>
        </w:numPr>
        <w:spacing w:before="0" w:beforeAutospacing="0" w:after="0" w:afterAutospacing="0" w:line="276" w:lineRule="auto"/>
        <w:ind w:left="1080"/>
        <w:textAlignment w:val="baseline"/>
        <w:rPr>
          <w:rStyle w:val="eop"/>
          <w:rFonts w:ascii="Arial" w:hAnsi="Arial" w:eastAsia="Arial" w:cs="Arial"/>
        </w:rPr>
      </w:pPr>
      <w:r>
        <w:rPr>
          <w:rStyle w:val="eop"/>
          <w:rFonts w:ascii="Arial" w:hAnsi="Arial" w:eastAsia="Arial" w:cs="Arial"/>
        </w:rPr>
        <w:t>Git integration</w:t>
      </w:r>
    </w:p>
    <w:p w:rsidR="00FB387C" w:rsidP="000A08C2" w:rsidRDefault="00FB387C" w14:paraId="2A57D2D2" w14:textId="77777777">
      <w:pPr>
        <w:pStyle w:val="paragraph"/>
        <w:numPr>
          <w:ilvl w:val="2"/>
          <w:numId w:val="19"/>
        </w:numPr>
        <w:spacing w:before="0" w:beforeAutospacing="0" w:after="0" w:afterAutospacing="0" w:line="276" w:lineRule="auto"/>
        <w:ind w:left="1080"/>
        <w:textAlignment w:val="baseline"/>
        <w:rPr>
          <w:rStyle w:val="eop"/>
          <w:rFonts w:ascii="Arial" w:hAnsi="Arial" w:eastAsia="Arial" w:cs="Arial"/>
        </w:rPr>
      </w:pPr>
      <w:r>
        <w:rPr>
          <w:rStyle w:val="eop"/>
          <w:rFonts w:ascii="Arial" w:hAnsi="Arial" w:eastAsia="Arial" w:cs="Arial"/>
        </w:rPr>
        <w:t>Error Resolution</w:t>
      </w:r>
    </w:p>
    <w:p w:rsidR="00FB387C" w:rsidP="000A08C2" w:rsidRDefault="00D24E97" w14:paraId="063F9550" w14:textId="77777777">
      <w:pPr>
        <w:pStyle w:val="paragraph"/>
        <w:numPr>
          <w:ilvl w:val="2"/>
          <w:numId w:val="19"/>
        </w:numPr>
        <w:spacing w:before="0" w:beforeAutospacing="0" w:after="0" w:afterAutospacing="0" w:line="276" w:lineRule="auto"/>
        <w:ind w:left="1080"/>
        <w:textAlignment w:val="baseline"/>
        <w:rPr>
          <w:rFonts w:eastAsia="Arial"/>
        </w:rPr>
      </w:pPr>
      <w:hyperlink w:history="1" r:id="rId11">
        <w:r w:rsidR="00FB387C">
          <w:rPr>
            <w:rStyle w:val="Hyperlink"/>
            <w:rFonts w:ascii="Arial" w:hAnsi="Arial" w:eastAsia="Arial" w:cs="Arial"/>
          </w:rPr>
          <w:t>Linting</w:t>
        </w:r>
      </w:hyperlink>
    </w:p>
    <w:p w:rsidR="00FB387C" w:rsidP="000A08C2" w:rsidRDefault="00FB387C" w14:paraId="54589664" w14:textId="77777777">
      <w:pPr>
        <w:pStyle w:val="paragraph"/>
        <w:spacing w:before="0" w:beforeAutospacing="0" w:after="0" w:afterAutospacing="0" w:line="276" w:lineRule="auto"/>
        <w:ind w:left="720"/>
        <w:textAlignment w:val="baseline"/>
        <w:rPr>
          <w:rStyle w:val="normaltextrun"/>
          <w:rFonts w:ascii="Arial" w:hAnsi="Arial" w:eastAsia="Arial" w:cs="Arial"/>
        </w:rPr>
      </w:pPr>
    </w:p>
    <w:p w:rsidRPr="000446E1" w:rsidR="00C25F3F" w:rsidP="000A08C2" w:rsidRDefault="00C25F3F" w14:paraId="07B1F0EB" w14:textId="4E756897">
      <w:pPr>
        <w:pStyle w:val="paragraph"/>
        <w:spacing w:before="0" w:beforeAutospacing="0" w:after="0" w:afterAutospacing="0" w:line="276" w:lineRule="auto"/>
        <w:textAlignment w:val="baseline"/>
        <w:rPr>
          <w:rFonts w:ascii="Arial" w:hAnsi="Arial" w:eastAsia="Arial" w:cs="Arial"/>
        </w:rPr>
      </w:pPr>
      <w:r w:rsidRPr="55A9775B">
        <w:rPr>
          <w:rStyle w:val="normaltextrun"/>
          <w:rFonts w:ascii="Arial" w:hAnsi="Arial" w:eastAsia="Arial" w:cs="Arial"/>
          <w:b/>
          <w:bCs/>
        </w:rPr>
        <w:t>Resources</w:t>
      </w:r>
      <w:r w:rsidRPr="55A9775B">
        <w:rPr>
          <w:rStyle w:val="eop"/>
          <w:rFonts w:ascii="Arial" w:hAnsi="Arial" w:eastAsia="Arial" w:cs="Arial"/>
        </w:rPr>
        <w:t> </w:t>
      </w:r>
    </w:p>
    <w:p w:rsidR="006138C3" w:rsidP="000A08C2" w:rsidRDefault="00D24E97" w14:paraId="026007A7" w14:textId="60589050">
      <w:pPr>
        <w:pStyle w:val="paragraph"/>
        <w:numPr>
          <w:ilvl w:val="0"/>
          <w:numId w:val="3"/>
        </w:numPr>
        <w:shd w:val="clear" w:color="auto" w:fill="FFFFFF" w:themeFill="background1"/>
        <w:spacing w:before="0" w:beforeAutospacing="0" w:after="0" w:afterAutospacing="0" w:line="276" w:lineRule="auto"/>
        <w:rPr>
          <w:rStyle w:val="Hyperlink"/>
          <w:rFonts w:ascii="Arial" w:hAnsi="Arial" w:eastAsia="Arial" w:cs="Arial"/>
        </w:rPr>
      </w:pPr>
      <w:hyperlink r:id="rId12">
        <w:r w:rsidRPr="5D85DAFB" w:rsidR="009A442A">
          <w:rPr>
            <w:rStyle w:val="Hyperlink"/>
            <w:rFonts w:ascii="Arial" w:hAnsi="Arial" w:eastAsia="Arial" w:cs="Arial"/>
          </w:rPr>
          <w:t>https://cityuseattle.github.io/docs/git</w:t>
        </w:r>
      </w:hyperlink>
    </w:p>
    <w:p w:rsidR="009A442A" w:rsidP="000A08C2" w:rsidRDefault="00D24E97" w14:paraId="432AE548" w14:textId="44EB4492">
      <w:pPr>
        <w:pStyle w:val="paragraph"/>
        <w:numPr>
          <w:ilvl w:val="0"/>
          <w:numId w:val="3"/>
        </w:numPr>
        <w:shd w:val="clear" w:color="auto" w:fill="FFFFFF" w:themeFill="background1"/>
        <w:spacing w:before="0" w:beforeAutospacing="0" w:after="0" w:afterAutospacing="0" w:line="276" w:lineRule="auto"/>
        <w:rPr>
          <w:rStyle w:val="Hyperlink"/>
          <w:rFonts w:ascii="Arial" w:hAnsi="Arial" w:eastAsia="Arial" w:cs="Arial"/>
        </w:rPr>
      </w:pPr>
      <w:hyperlink r:id="rId13">
        <w:r w:rsidRPr="5D85DAFB" w:rsidR="0075209A">
          <w:rPr>
            <w:rStyle w:val="Hyperlink"/>
            <w:rFonts w:ascii="Arial" w:hAnsi="Arial" w:eastAsia="Arial" w:cs="Arial"/>
          </w:rPr>
          <w:t>https://git-scm.com/</w:t>
        </w:r>
      </w:hyperlink>
    </w:p>
    <w:p w:rsidR="1B2C5EC4" w:rsidP="000A08C2" w:rsidRDefault="00D24E97" w14:paraId="52C7772E" w14:textId="52ED9B16">
      <w:pPr>
        <w:pStyle w:val="paragraph"/>
        <w:numPr>
          <w:ilvl w:val="0"/>
          <w:numId w:val="3"/>
        </w:numPr>
        <w:shd w:val="clear" w:color="auto" w:fill="FFFFFF" w:themeFill="background1"/>
        <w:spacing w:before="0" w:beforeAutospacing="0" w:after="0" w:afterAutospacing="0" w:line="276" w:lineRule="auto"/>
        <w:rPr>
          <w:rStyle w:val="Hyperlink"/>
          <w:rFonts w:ascii="Arial" w:hAnsi="Arial" w:eastAsia="Arial" w:cs="Arial"/>
        </w:rPr>
      </w:pPr>
      <w:hyperlink r:id="rId14">
        <w:r w:rsidRPr="5D85DAFB" w:rsidR="1B2C5EC4">
          <w:rPr>
            <w:rStyle w:val="Hyperlink"/>
            <w:rFonts w:ascii="Arial" w:hAnsi="Arial" w:eastAsia="Arial" w:cs="Arial"/>
          </w:rPr>
          <w:t>https://git-scm.com/docs</w:t>
        </w:r>
      </w:hyperlink>
    </w:p>
    <w:p w:rsidR="0075209A" w:rsidP="000A08C2" w:rsidRDefault="00D24E97" w14:paraId="0BA07342" w14:textId="21703173">
      <w:pPr>
        <w:pStyle w:val="paragraph"/>
        <w:numPr>
          <w:ilvl w:val="0"/>
          <w:numId w:val="3"/>
        </w:numPr>
        <w:shd w:val="clear" w:color="auto" w:fill="FFFFFF" w:themeFill="background1"/>
        <w:spacing w:before="0" w:beforeAutospacing="0" w:after="0" w:afterAutospacing="0" w:line="276" w:lineRule="auto"/>
        <w:rPr>
          <w:rStyle w:val="Hyperlink"/>
          <w:rFonts w:ascii="Arial" w:hAnsi="Arial" w:eastAsia="Arial" w:cs="Arial"/>
        </w:rPr>
      </w:pPr>
      <w:hyperlink r:id="rId15">
        <w:r w:rsidRPr="5D85DAFB" w:rsidR="0075209A">
          <w:rPr>
            <w:rStyle w:val="Hyperlink"/>
            <w:rFonts w:ascii="Arial" w:hAnsi="Arial" w:eastAsia="Arial" w:cs="Arial"/>
          </w:rPr>
          <w:t>https://www.atlassian.com/git/glossary</w:t>
        </w:r>
      </w:hyperlink>
    </w:p>
    <w:p w:rsidR="00FB387C" w:rsidP="000A08C2" w:rsidRDefault="00D24E97" w14:paraId="01B80A3A" w14:textId="77777777">
      <w:pPr>
        <w:pStyle w:val="paragraph"/>
        <w:numPr>
          <w:ilvl w:val="0"/>
          <w:numId w:val="3"/>
        </w:numPr>
        <w:shd w:val="clear" w:color="auto" w:fill="FFFFFF" w:themeFill="background1"/>
        <w:spacing w:before="0" w:beforeAutospacing="0" w:after="0" w:afterAutospacing="0" w:line="276" w:lineRule="auto"/>
        <w:rPr>
          <w:rStyle w:val="Hyperlink"/>
          <w:rFonts w:ascii="Arial" w:hAnsi="Arial" w:eastAsia="Arial" w:cs="Arial"/>
        </w:rPr>
      </w:pPr>
      <w:hyperlink w:history="1" r:id="rId16">
        <w:r w:rsidR="00FB387C">
          <w:rPr>
            <w:rStyle w:val="Hyperlink"/>
            <w:rFonts w:ascii="Arial" w:hAnsi="Arial" w:eastAsia="Arial" w:cs="Arial"/>
          </w:rPr>
          <w:t>https://cityuseattle.github.io/docs/tools/vscode/</w:t>
        </w:r>
      </w:hyperlink>
    </w:p>
    <w:p w:rsidR="00DD28DA" w:rsidP="000A08C2" w:rsidRDefault="00D24E97" w14:paraId="6825CAC9" w14:textId="646CD0A3">
      <w:pPr>
        <w:pStyle w:val="paragraph"/>
        <w:numPr>
          <w:ilvl w:val="0"/>
          <w:numId w:val="3"/>
        </w:numPr>
        <w:shd w:val="clear" w:color="auto" w:fill="FFFFFF" w:themeFill="background1"/>
        <w:spacing w:before="0" w:beforeAutospacing="0" w:after="0" w:afterAutospacing="0" w:line="276" w:lineRule="auto"/>
        <w:rPr>
          <w:rStyle w:val="Hyperlink"/>
          <w:rFonts w:ascii="Arial" w:hAnsi="Arial" w:eastAsia="Arial" w:cs="Arial"/>
        </w:rPr>
      </w:pPr>
      <w:hyperlink w:history="1" r:id="rId17">
        <w:r w:rsidRPr="00375FF5" w:rsidR="00FB387C">
          <w:rPr>
            <w:rStyle w:val="Hyperlink"/>
            <w:rFonts w:ascii="Arial" w:hAnsi="Arial" w:eastAsia="Arial" w:cs="Arial"/>
          </w:rPr>
          <w:t>https://www.javatpoint.com/git</w:t>
        </w:r>
      </w:hyperlink>
    </w:p>
    <w:p w:rsidR="00FB387C" w:rsidP="000A08C2" w:rsidRDefault="00D24E97" w14:paraId="79351E1B" w14:textId="77777777">
      <w:pPr>
        <w:pStyle w:val="paragraph"/>
        <w:numPr>
          <w:ilvl w:val="0"/>
          <w:numId w:val="3"/>
        </w:numPr>
        <w:shd w:val="clear" w:color="auto" w:fill="FFFFFF" w:themeFill="background1"/>
        <w:spacing w:before="0" w:beforeAutospacing="0" w:after="0" w:afterAutospacing="0" w:line="276" w:lineRule="auto"/>
        <w:rPr>
          <w:rStyle w:val="Hyperlink"/>
          <w:rFonts w:ascii="Arial" w:hAnsi="Arial" w:eastAsia="Arial" w:cs="Arial"/>
        </w:rPr>
      </w:pPr>
      <w:hyperlink w:history="1" r:id="rId18">
        <w:r w:rsidR="00FB387C">
          <w:rPr>
            <w:rStyle w:val="Hyperlink"/>
            <w:rFonts w:ascii="Arial" w:hAnsi="Arial" w:eastAsia="Arial" w:cs="Arial"/>
          </w:rPr>
          <w:t>https://code.visualstudio.com/docs/python/linting</w:t>
        </w:r>
      </w:hyperlink>
    </w:p>
    <w:p w:rsidR="00DD28DA" w:rsidP="7DE804B7" w:rsidRDefault="00D24E97" w14:paraId="600EC4A7" w14:textId="0FDD650B">
      <w:pPr>
        <w:pStyle w:val="paragraph"/>
        <w:numPr>
          <w:ilvl w:val="0"/>
          <w:numId w:val="3"/>
        </w:numPr>
        <w:shd w:val="clear" w:color="auto" w:fill="FFFFFF" w:themeFill="background1"/>
        <w:spacing w:before="0" w:beforeAutospacing="0" w:after="0" w:afterAutospacing="0" w:line="276" w:lineRule="auto"/>
        <w:rPr>
          <w:rStyle w:val="Hyperlink"/>
          <w:rFonts w:ascii="Arial" w:hAnsi="Arial" w:eastAsia="Arial" w:cs="Arial"/>
        </w:rPr>
      </w:pPr>
      <w:hyperlink w:history="1" r:id="rId19">
        <w:r w:rsidRPr="0037152B" w:rsidR="3639D5AD">
          <w:rPr>
            <w:rStyle w:val="Hyperlink"/>
            <w:rFonts w:ascii="Arial" w:hAnsi="Arial" w:eastAsia="Arial" w:cs="Arial"/>
          </w:rPr>
          <w:t>https://www.w3docs.com/learn-git/introduction1.html</w:t>
        </w:r>
      </w:hyperlink>
    </w:p>
    <w:p w:rsidR="009F6E85" w:rsidP="7DE804B7" w:rsidRDefault="009F6E85" w14:paraId="22F38625" w14:textId="77777777">
      <w:pPr>
        <w:pStyle w:val="paragraph"/>
        <w:spacing w:before="0" w:beforeAutospacing="0" w:after="0" w:afterAutospacing="0" w:line="276" w:lineRule="auto"/>
        <w:textAlignment w:val="baseline"/>
        <w:rPr>
          <w:rStyle w:val="normaltextrun"/>
          <w:rFonts w:ascii="Arial" w:hAnsi="Arial" w:cs="Arial"/>
          <w:b/>
          <w:bCs/>
          <w:color w:val="D13438"/>
          <w:u w:val="single"/>
        </w:rPr>
      </w:pPr>
    </w:p>
    <w:p w:rsidR="009F6E85" w:rsidP="37425EE6" w:rsidRDefault="009F6E85" w14:paraId="5019D658" w14:textId="227CA5DB">
      <w:pPr>
        <w:pStyle w:val="paragraph"/>
        <w:spacing w:before="0" w:beforeAutospacing="off" w:after="0" w:afterAutospacing="off" w:line="276" w:lineRule="auto"/>
        <w:textAlignment w:val="baseline"/>
        <w:rPr>
          <w:rFonts w:ascii="Segoe UI" w:hAnsi="Segoe UI" w:cs="Segoe UI"/>
          <w:color w:val="auto"/>
          <w:sz w:val="18"/>
          <w:szCs w:val="18"/>
        </w:rPr>
      </w:pPr>
      <w:r w:rsidRPr="37425EE6" w:rsidR="009F6E85">
        <w:rPr>
          <w:rStyle w:val="normaltextrun"/>
          <w:rFonts w:ascii="Arial" w:hAnsi="Arial" w:cs="Arial"/>
          <w:b w:val="1"/>
          <w:bCs w:val="1"/>
          <w:color w:val="auto"/>
          <w:u w:val="single"/>
        </w:rPr>
        <w:t>Instructions</w:t>
      </w:r>
      <w:r w:rsidRPr="37425EE6" w:rsidR="009F6E85">
        <w:rPr>
          <w:rStyle w:val="eop"/>
          <w:rFonts w:ascii="Arial" w:hAnsi="Arial" w:cs="Arial"/>
          <w:color w:val="auto"/>
        </w:rPr>
        <w:t> </w:t>
      </w:r>
    </w:p>
    <w:p w:rsidR="009F6E85" w:rsidP="37425EE6" w:rsidRDefault="009F6E85" w14:paraId="0A40C7BD" w14:textId="77777777">
      <w:pPr>
        <w:pStyle w:val="paragraph"/>
        <w:spacing w:before="0" w:beforeAutospacing="off" w:after="0" w:afterAutospacing="off" w:line="276" w:lineRule="auto"/>
        <w:textAlignment w:val="baseline"/>
        <w:rPr>
          <w:rFonts w:ascii="Segoe UI" w:hAnsi="Segoe UI" w:cs="Segoe UI"/>
          <w:color w:val="auto"/>
          <w:sz w:val="18"/>
          <w:szCs w:val="18"/>
          <w:u w:val="none"/>
        </w:rPr>
      </w:pPr>
      <w:r w:rsidRPr="37425EE6" w:rsidR="009F6E85">
        <w:rPr>
          <w:rStyle w:val="eop"/>
          <w:rFonts w:ascii="Arial" w:hAnsi="Arial" w:cs="Arial"/>
          <w:color w:val="auto"/>
        </w:rPr>
        <w:t> </w:t>
      </w:r>
    </w:p>
    <w:p w:rsidR="009F6E85" w:rsidP="5CD14165" w:rsidRDefault="009F6E85" w14:paraId="665FD782" w14:textId="77777777">
      <w:pPr>
        <w:pStyle w:val="paragraph"/>
        <w:numPr>
          <w:ilvl w:val="0"/>
          <w:numId w:val="25"/>
        </w:numPr>
        <w:spacing w:before="0" w:beforeAutospacing="off" w:after="0" w:afterAutospacing="off" w:line="276" w:lineRule="auto"/>
        <w:ind w:left="720"/>
        <w:jc w:val="both"/>
        <w:textAlignment w:val="baseline"/>
        <w:rPr>
          <w:rFonts w:ascii="Arial" w:hAnsi="Arial" w:cs="Arial"/>
          <w:color w:val="auto"/>
          <w:u w:val="none"/>
        </w:rPr>
      </w:pPr>
      <w:r w:rsidRPr="5CD14165" w:rsidR="009F6E85">
        <w:rPr>
          <w:rStyle w:val="normaltextrun"/>
          <w:rFonts w:ascii="Arial" w:hAnsi="Arial" w:cs="Arial"/>
          <w:color w:val="auto"/>
          <w:u w:val="none"/>
        </w:rPr>
        <w:t>Complete all the steps described in this document.</w:t>
      </w:r>
      <w:r w:rsidRPr="5CD14165" w:rsidR="009F6E85">
        <w:rPr>
          <w:rStyle w:val="eop"/>
          <w:rFonts w:ascii="Arial" w:hAnsi="Arial" w:cs="Arial"/>
          <w:color w:val="auto"/>
          <w:u w:val="none"/>
        </w:rPr>
        <w:t> </w:t>
      </w:r>
    </w:p>
    <w:p w:rsidR="6AB43736" w:rsidP="5CD14165" w:rsidRDefault="6AB43736" w14:paraId="148AECCD" w14:textId="35E85059">
      <w:pPr>
        <w:pStyle w:val="paragraph"/>
        <w:numPr>
          <w:ilvl w:val="0"/>
          <w:numId w:val="25"/>
        </w:numPr>
        <w:suppressLineNumbers w:val="0"/>
        <w:bidi w:val="0"/>
        <w:spacing w:before="0" w:beforeAutospacing="off" w:after="0" w:afterAutospacing="off" w:line="276" w:lineRule="auto"/>
        <w:ind w:left="720" w:right="0" w:hanging="360"/>
        <w:jc w:val="both"/>
        <w:rPr>
          <w:noProof w:val="0"/>
          <w:lang w:val="en-US"/>
        </w:rPr>
      </w:pPr>
      <w:r w:rsidRPr="5CD14165" w:rsidR="6AB43736">
        <w:rPr>
          <w:rFonts w:ascii="Arial" w:hAnsi="Arial" w:eastAsia="Arial" w:cs="Arial"/>
          <w:b w:val="0"/>
          <w:bCs w:val="0"/>
          <w:i w:val="0"/>
          <w:iCs w:val="0"/>
          <w:caps w:val="0"/>
          <w:smallCaps w:val="0"/>
          <w:strike w:val="0"/>
          <w:dstrike w:val="0"/>
          <w:noProof w:val="0"/>
          <w:color w:val="353740"/>
          <w:sz w:val="24"/>
          <w:szCs w:val="24"/>
          <w:u w:val="none"/>
          <w:lang w:val="en-US"/>
        </w:rPr>
        <w:t>At the end of the assignment, follow the instructions to commit your work to GitHub.</w:t>
      </w:r>
    </w:p>
    <w:p w:rsidR="37425EE6" w:rsidP="37425EE6" w:rsidRDefault="37425EE6" w14:paraId="18692513" w14:textId="71872CE0">
      <w:pPr>
        <w:pStyle w:val="paragraph"/>
        <w:shd w:val="clear" w:color="auto" w:fill="FFFFFF" w:themeFill="background1"/>
        <w:spacing w:before="0" w:beforeAutospacing="off" w:after="0" w:afterAutospacing="off" w:line="276" w:lineRule="auto"/>
        <w:rPr>
          <w:rStyle w:val="eop"/>
          <w:rFonts w:ascii="Arial" w:hAnsi="Arial" w:eastAsia="Arial" w:cs="Arial"/>
          <w:b w:val="1"/>
          <w:bCs w:val="1"/>
          <w:color w:val="000000" w:themeColor="text1" w:themeTint="FF" w:themeShade="FF"/>
        </w:rPr>
      </w:pPr>
    </w:p>
    <w:p w:rsidR="009B3B52" w:rsidP="7DE804B7" w:rsidRDefault="009A7A32" w14:paraId="26CD181F" w14:textId="06C95A8F">
      <w:pPr>
        <w:pStyle w:val="paragraph"/>
        <w:shd w:val="clear" w:color="auto" w:fill="FFFFFF" w:themeFill="background1"/>
        <w:spacing w:before="0" w:beforeAutospacing="0" w:after="0" w:afterAutospacing="0" w:line="276" w:lineRule="auto"/>
        <w:textAlignment w:val="baseline"/>
        <w:rPr>
          <w:rStyle w:val="eop"/>
          <w:rFonts w:ascii="Arial" w:hAnsi="Arial" w:eastAsia="Arial" w:cs="Arial"/>
          <w:b/>
          <w:bCs/>
          <w:color w:val="000000" w:themeColor="text1"/>
        </w:rPr>
      </w:pPr>
      <w:r w:rsidRPr="37042192">
        <w:rPr>
          <w:rStyle w:val="eop"/>
          <w:rFonts w:ascii="Arial" w:hAnsi="Arial" w:eastAsia="Arial" w:cs="Arial"/>
          <w:b/>
          <w:bCs/>
          <w:color w:val="000000" w:themeColor="text1"/>
        </w:rPr>
        <w:t>Pre-requisite</w:t>
      </w:r>
      <w:r w:rsidR="009B3B52">
        <w:rPr>
          <w:rStyle w:val="eop"/>
          <w:rFonts w:ascii="Arial" w:hAnsi="Arial" w:eastAsia="Arial" w:cs="Arial"/>
          <w:b/>
          <w:bCs/>
          <w:color w:val="000000" w:themeColor="text1"/>
        </w:rPr>
        <w:t>s</w:t>
      </w:r>
    </w:p>
    <w:p w:rsidR="009B3B52" w:rsidP="000A08C2" w:rsidRDefault="009B3B52" w14:paraId="75AA9C23" w14:textId="319B628B">
      <w:pPr>
        <w:pStyle w:val="paragraph"/>
        <w:spacing w:before="0" w:beforeAutospacing="0" w:after="0" w:afterAutospacing="0" w:line="276" w:lineRule="auto"/>
        <w:textAlignment w:val="baseline"/>
        <w:rPr>
          <w:rStyle w:val="eop"/>
          <w:rFonts w:ascii="Arial" w:hAnsi="Arial" w:eastAsia="Arial" w:cs="Arial"/>
          <w:b/>
          <w:bCs/>
          <w:color w:val="000000" w:themeColor="text1"/>
        </w:rPr>
      </w:pPr>
    </w:p>
    <w:p w:rsidR="00F805B4" w:rsidP="611445DD" w:rsidRDefault="71C3A925" w14:paraId="10A7B246" w14:textId="77777777">
      <w:pPr>
        <w:pStyle w:val="paragraph"/>
        <w:spacing w:before="0" w:beforeAutospacing="off" w:after="0" w:afterAutospacing="off" w:line="276" w:lineRule="auto"/>
        <w:textAlignment w:val="baseline"/>
        <w:rPr>
          <w:rStyle w:val="eop"/>
          <w:rFonts w:ascii="Arial" w:hAnsi="Arial" w:eastAsia="Arial" w:cs="Arial"/>
          <w:color w:val="000000" w:themeColor="text1"/>
        </w:rPr>
      </w:pPr>
      <w:r w:rsidRPr="611445DD" w:rsidR="71C3A925">
        <w:rPr>
          <w:rStyle w:val="eop"/>
          <w:rFonts w:ascii="Arial" w:hAnsi="Arial" w:eastAsia="Arial" w:cs="Arial"/>
          <w:color w:val="000000" w:themeColor="text1" w:themeTint="FF" w:themeShade="FF"/>
        </w:rPr>
        <w:t>I</w:t>
      </w:r>
      <w:r w:rsidRPr="611445DD" w:rsidR="2E8FE32F">
        <w:rPr>
          <w:rStyle w:val="eop"/>
          <w:rFonts w:ascii="Arial" w:hAnsi="Arial" w:eastAsia="Arial" w:cs="Arial"/>
          <w:color w:val="000000" w:themeColor="text1" w:themeTint="FF" w:themeShade="FF"/>
        </w:rPr>
        <w:t>nstall</w:t>
      </w:r>
      <w:r w:rsidRPr="611445DD" w:rsidR="009A7A32">
        <w:rPr>
          <w:rStyle w:val="eop"/>
          <w:rFonts w:ascii="Arial" w:hAnsi="Arial" w:eastAsia="Arial" w:cs="Arial"/>
          <w:color w:val="000000" w:themeColor="text1" w:themeTint="FF" w:themeShade="FF"/>
        </w:rPr>
        <w:t xml:space="preserve"> </w:t>
      </w:r>
      <w:r w:rsidRPr="611445DD" w:rsidR="53F211BC">
        <w:rPr>
          <w:rStyle w:val="eop"/>
          <w:rFonts w:ascii="Arial" w:hAnsi="Arial" w:eastAsia="Arial" w:cs="Arial"/>
          <w:color w:val="000000" w:themeColor="text1" w:themeTint="FF" w:themeShade="FF"/>
        </w:rPr>
        <w:t>Git</w:t>
      </w:r>
      <w:r w:rsidRPr="611445DD" w:rsidR="77B34376">
        <w:rPr>
          <w:rStyle w:val="eop"/>
          <w:rFonts w:ascii="Arial" w:hAnsi="Arial" w:eastAsia="Arial" w:cs="Arial"/>
          <w:color w:val="000000" w:themeColor="text1" w:themeTint="FF" w:themeShade="FF"/>
        </w:rPr>
        <w:t xml:space="preserve"> </w:t>
      </w:r>
      <w:r w:rsidRPr="611445DD" w:rsidR="009A7A32">
        <w:rPr>
          <w:rStyle w:val="eop"/>
          <w:rFonts w:ascii="Arial" w:hAnsi="Arial" w:eastAsia="Arial" w:cs="Arial"/>
          <w:color w:val="000000" w:themeColor="text1" w:themeTint="FF" w:themeShade="FF"/>
        </w:rPr>
        <w:t>before exploring the features.</w:t>
      </w:r>
      <w:r w:rsidRPr="611445DD" w:rsidR="4F7675F2">
        <w:rPr>
          <w:rStyle w:val="eop"/>
          <w:rFonts w:ascii="Arial" w:hAnsi="Arial" w:eastAsia="Arial" w:cs="Arial"/>
          <w:color w:val="000000" w:themeColor="text1" w:themeTint="FF" w:themeShade="FF"/>
        </w:rPr>
        <w:t xml:space="preserve"> </w:t>
      </w:r>
      <w:r w:rsidRPr="611445DD" w:rsidR="009B3B52">
        <w:rPr>
          <w:rStyle w:val="eop"/>
          <w:rFonts w:ascii="Arial" w:hAnsi="Arial" w:eastAsia="Arial" w:cs="Arial"/>
          <w:color w:val="000000" w:themeColor="text1" w:themeTint="FF" w:themeShade="FF"/>
        </w:rPr>
        <w:t>Git installation instructions are shown here</w:t>
      </w:r>
      <w:r w:rsidRPr="611445DD" w:rsidR="71C3A925">
        <w:rPr>
          <w:rStyle w:val="eop"/>
          <w:rFonts w:ascii="Arial" w:hAnsi="Arial" w:eastAsia="Arial" w:cs="Arial"/>
          <w:color w:val="000000" w:themeColor="text1" w:themeTint="FF" w:themeShade="FF"/>
        </w:rPr>
        <w:t>:</w:t>
      </w:r>
    </w:p>
    <w:p w:rsidR="00F805B4" w:rsidP="611445DD" w:rsidRDefault="00F805B4" w14:paraId="57642743" w14:textId="77777777">
      <w:pPr>
        <w:pStyle w:val="paragraph"/>
        <w:spacing w:before="0" w:beforeAutospacing="off" w:after="0" w:afterAutospacing="off" w:line="276" w:lineRule="auto"/>
        <w:textAlignment w:val="baseline"/>
        <w:rPr>
          <w:rStyle w:val="eop"/>
          <w:rFonts w:ascii="Arial" w:hAnsi="Arial" w:eastAsia="Arial" w:cs="Arial"/>
          <w:color w:val="000000" w:themeColor="text1"/>
        </w:rPr>
      </w:pPr>
    </w:p>
    <w:p w:rsidRPr="007274B7" w:rsidR="00CA26B8" w:rsidP="611445DD" w:rsidRDefault="00F805B4" w14:paraId="478E1ED5" w14:textId="23AF661B">
      <w:pPr>
        <w:pStyle w:val="paragraph"/>
        <w:spacing w:before="0" w:beforeAutospacing="off" w:after="0" w:afterAutospacing="off" w:line="276" w:lineRule="auto"/>
        <w:ind w:firstLine="720"/>
        <w:textAlignment w:val="baseline"/>
        <w:rPr>
          <w:rStyle w:val="Hyperlink"/>
          <w:rFonts w:ascii="Arial" w:hAnsi="Arial" w:eastAsia="Arial" w:cs="Arial"/>
          <w:sz w:val="22"/>
          <w:szCs w:val="22"/>
        </w:rPr>
      </w:pPr>
      <w:ins w:author="Marcelo Guerra Hahn" w:date="2023-03-29T15:00:00Z" w:id="87662701">
        <w:r w:rsidRPr="611445DD">
          <w:rPr>
            <w:rFonts w:ascii="Arial" w:hAnsi="Arial" w:eastAsia="Arial" w:cs="Arial"/>
          </w:rPr>
          <w:fldChar w:fldCharType="begin"/>
        </w:r>
        <w:r w:rsidRPr="611445DD">
          <w:rPr>
            <w:rFonts w:ascii="Arial" w:hAnsi="Arial" w:eastAsia="Arial" w:cs="Arial"/>
          </w:rPr>
          <w:instrText xml:space="preserve"> HYPERLINK "</w:instrText>
        </w:r>
      </w:ins>
      <w:r w:rsidRPr="611445DD">
        <w:rPr>
          <w:rFonts w:ascii="Arial" w:hAnsi="Arial" w:eastAsia="Arial" w:cs="Arial"/>
        </w:rPr>
        <w:instrText xml:space="preserve">https://cityuseattle.github.io/docs/git/install</w:instrText>
      </w:r>
      <w:ins w:author="Marcelo Guerra Hahn" w:date="2023-03-29T15:00:00Z" w:id="1093732180">
        <w:r w:rsidRPr="611445DD">
          <w:rPr>
            <w:rFonts w:ascii="Arial" w:hAnsi="Arial" w:eastAsia="Arial" w:cs="Arial"/>
          </w:rPr>
          <w:instrText xml:space="preserve">" </w:instrText>
        </w:r>
        <w:r w:rsidRPr="611445DD">
          <w:rPr>
            <w:rFonts w:ascii="Arial" w:hAnsi="Arial" w:eastAsia="Arial" w:cs="Arial"/>
          </w:rPr>
          <w:fldChar w:fldCharType="separate"/>
        </w:r>
      </w:ins>
      <w:r w:rsidRPr="611445DD" w:rsidR="00F805B4">
        <w:rPr>
          <w:rStyle w:val="Hyperlink"/>
          <w:rFonts w:ascii="Arial" w:hAnsi="Arial" w:eastAsia="Arial" w:cs="Arial"/>
        </w:rPr>
        <w:t>https://cityuseattle.github.io/docs/git/install</w:t>
      </w:r>
      <w:ins w:author="Marcelo Guerra Hahn" w:date="2023-03-29T15:00:00Z" w:id="1556215690">
        <w:r w:rsidRPr="611445DD">
          <w:rPr>
            <w:rFonts w:ascii="Arial" w:hAnsi="Arial" w:eastAsia="Arial" w:cs="Arial"/>
          </w:rPr>
          <w:fldChar w:fldCharType="end"/>
        </w:r>
      </w:ins>
    </w:p>
    <w:p w:rsidR="00266159" w:rsidDel="009B3B52" w:rsidP="7DE804B7" w:rsidRDefault="00266159" w14:paraId="55192C56" w14:textId="26F2AEDA">
      <w:pPr>
        <w:pStyle w:val="paragraph"/>
        <w:spacing w:before="0" w:beforeAutospacing="0" w:after="0" w:afterAutospacing="0" w:line="276" w:lineRule="auto"/>
        <w:rPr>
          <w:rFonts w:ascii="Arial" w:hAnsi="Arial" w:eastAsia="Arial" w:cs="Arial"/>
        </w:rPr>
      </w:pPr>
    </w:p>
    <w:p w:rsidR="009B3B52" w:rsidP="7DE804B7" w:rsidRDefault="10254081" w14:paraId="61751956" w14:textId="28EAD91B">
      <w:pPr>
        <w:pStyle w:val="paragraph"/>
        <w:spacing w:before="0" w:beforeAutospacing="0" w:after="0" w:afterAutospacing="0" w:line="276" w:lineRule="auto"/>
        <w:rPr>
          <w:rStyle w:val="eop"/>
          <w:rFonts w:ascii="Arial" w:hAnsi="Arial" w:eastAsia="Arial" w:cs="Arial"/>
          <w:b/>
          <w:color w:val="000000" w:themeColor="text1"/>
        </w:rPr>
      </w:pPr>
      <w:r w:rsidRPr="7DE804B7">
        <w:rPr>
          <w:rStyle w:val="eop"/>
          <w:rFonts w:ascii="Arial" w:hAnsi="Arial" w:eastAsia="Arial" w:cs="Arial"/>
          <w:b/>
          <w:color w:val="000000" w:themeColor="text1"/>
        </w:rPr>
        <w:t>Introduction</w:t>
      </w:r>
    </w:p>
    <w:p w:rsidRPr="00792046" w:rsidR="00D32B1F" w:rsidP="5CD14165" w:rsidRDefault="00D32B1F" w14:paraId="0BF32323" w14:textId="1D9251B4">
      <w:pPr>
        <w:pStyle w:val="paragraph"/>
        <w:spacing w:after="0" w:line="276" w:lineRule="auto"/>
        <w:jc w:val="both"/>
        <w:rPr>
          <w:rFonts w:ascii="Arial" w:hAnsi="Arial" w:eastAsia="Arial" w:cs="Arial"/>
          <w:color w:val="353740"/>
        </w:rPr>
      </w:pPr>
      <w:r w:rsidRPr="5CD14165" w:rsidR="00D32B1F">
        <w:rPr>
          <w:rFonts w:ascii="Arial" w:hAnsi="Arial" w:eastAsia="Arial" w:cs="Arial"/>
          <w:color w:val="353740"/>
        </w:rPr>
        <w:t xml:space="preserve">Git is a distributed version control system </w:t>
      </w:r>
      <w:r w:rsidRPr="5CD14165" w:rsidR="3F78C9C5">
        <w:rPr>
          <w:rFonts w:ascii="Arial" w:hAnsi="Arial" w:eastAsia="Arial" w:cs="Arial"/>
          <w:color w:val="353740"/>
        </w:rPr>
        <w:t>allowing</w:t>
      </w:r>
      <w:r w:rsidRPr="5CD14165" w:rsidR="00EE5062">
        <w:rPr>
          <w:rFonts w:ascii="Arial" w:hAnsi="Arial" w:eastAsia="Arial" w:cs="Arial"/>
          <w:color w:val="353740"/>
        </w:rPr>
        <w:t xml:space="preserve"> users to track repository chang</w:t>
      </w:r>
      <w:r w:rsidRPr="5CD14165" w:rsidR="00D32B1F">
        <w:rPr>
          <w:rFonts w:ascii="Arial" w:hAnsi="Arial" w:eastAsia="Arial" w:cs="Arial"/>
          <w:color w:val="353740"/>
        </w:rPr>
        <w:t xml:space="preserve">es. It is commonly used for coordinating collaborative software development among programmers/users, </w:t>
      </w:r>
      <w:r w:rsidRPr="5CD14165" w:rsidR="71C3A925">
        <w:rPr>
          <w:rFonts w:ascii="Arial" w:hAnsi="Arial" w:eastAsia="Arial" w:cs="Arial"/>
          <w:color w:val="353740"/>
        </w:rPr>
        <w:t>enabling</w:t>
      </w:r>
      <w:r w:rsidRPr="5CD14165" w:rsidR="00D32B1F">
        <w:rPr>
          <w:rFonts w:ascii="Arial" w:hAnsi="Arial" w:eastAsia="Arial" w:cs="Arial"/>
          <w:color w:val="353740"/>
        </w:rPr>
        <w:t xml:space="preserve"> them to keep track of each other's progress and contributions. </w:t>
      </w:r>
      <w:r w:rsidRPr="5CD14165" w:rsidR="251BAD42">
        <w:rPr>
          <w:rFonts w:ascii="Arial" w:hAnsi="Arial" w:eastAsia="Arial" w:cs="Arial"/>
          <w:color w:val="353740"/>
        </w:rPr>
        <w:t xml:space="preserve">We </w:t>
      </w:r>
      <w:r w:rsidRPr="5CD14165" w:rsidR="71C3A925">
        <w:rPr>
          <w:rFonts w:ascii="Arial" w:hAnsi="Arial" w:eastAsia="Arial" w:cs="Arial"/>
          <w:color w:val="353740"/>
        </w:rPr>
        <w:t>will</w:t>
      </w:r>
      <w:r w:rsidRPr="5CD14165" w:rsidR="00D32B1F">
        <w:rPr>
          <w:rFonts w:ascii="Arial" w:hAnsi="Arial" w:eastAsia="Arial" w:cs="Arial"/>
          <w:color w:val="353740"/>
        </w:rPr>
        <w:t xml:space="preserve"> explore the most used commands with hands-on usage for Pull, Branch, Status, Add, Commit, Push, and other non-frequently use</w:t>
      </w:r>
      <w:r w:rsidRPr="5CD14165" w:rsidR="009B3B52">
        <w:rPr>
          <w:rFonts w:ascii="Arial" w:hAnsi="Arial" w:eastAsia="Arial" w:cs="Arial"/>
          <w:color w:val="353740"/>
        </w:rPr>
        <w:t>d</w:t>
      </w:r>
      <w:r w:rsidRPr="5CD14165" w:rsidR="00D32B1F">
        <w:rPr>
          <w:rFonts w:ascii="Arial" w:hAnsi="Arial" w:eastAsia="Arial" w:cs="Arial"/>
          <w:color w:val="353740"/>
        </w:rPr>
        <w:t xml:space="preserve"> commands.</w:t>
      </w:r>
    </w:p>
    <w:p w:rsidR="5CD14165" w:rsidP="5CD14165" w:rsidRDefault="5CD14165" w14:paraId="6341AE78" w14:textId="2A0E4C09">
      <w:pPr>
        <w:pStyle w:val="paragraph"/>
        <w:spacing w:after="0" w:line="276" w:lineRule="auto"/>
        <w:jc w:val="both"/>
        <w:rPr>
          <w:rFonts w:ascii="Arial" w:hAnsi="Arial" w:eastAsia="Arial" w:cs="Arial"/>
          <w:color w:val="353740"/>
        </w:rPr>
      </w:pPr>
    </w:p>
    <w:p w:rsidR="6B413AA5" w:rsidP="5CD14165" w:rsidRDefault="251BAD42" w14:paraId="7859BC1D" w14:textId="133B1D5A">
      <w:pPr>
        <w:pStyle w:val="paragraph"/>
        <w:spacing w:before="0" w:beforeAutospacing="off" w:after="0" w:afterAutospacing="off" w:line="276" w:lineRule="auto"/>
        <w:jc w:val="both"/>
        <w:rPr>
          <w:rFonts w:ascii="Arial" w:hAnsi="Arial" w:eastAsia="Arial" w:cs="Arial"/>
          <w:color w:val="353740"/>
        </w:rPr>
      </w:pPr>
      <w:r w:rsidRPr="5CD14165" w:rsidR="251BAD42">
        <w:rPr>
          <w:rFonts w:ascii="Arial" w:hAnsi="Arial" w:eastAsia="Arial" w:cs="Arial"/>
          <w:b w:val="1"/>
          <w:bCs w:val="1"/>
          <w:color w:val="353740"/>
        </w:rPr>
        <w:t>Pull Request</w:t>
      </w:r>
      <w:r w:rsidRPr="5CD14165" w:rsidR="251BAD42">
        <w:rPr>
          <w:rFonts w:ascii="Arial" w:hAnsi="Arial" w:eastAsia="Arial" w:cs="Arial"/>
          <w:color w:val="353740"/>
        </w:rPr>
        <w:t>:</w:t>
      </w:r>
      <w:r w:rsidRPr="5CD14165" w:rsidR="7B80EB21">
        <w:rPr>
          <w:rFonts w:ascii="Arial" w:hAnsi="Arial" w:eastAsia="Arial" w:cs="Arial"/>
          <w:color w:val="353740"/>
        </w:rPr>
        <w:t xml:space="preserve"> Pull requests let you tell others about changes </w:t>
      </w:r>
      <w:r w:rsidRPr="5CD14165" w:rsidR="7B80EB21">
        <w:rPr>
          <w:rFonts w:ascii="Arial" w:hAnsi="Arial" w:eastAsia="Arial" w:cs="Arial"/>
          <w:color w:val="353740"/>
        </w:rPr>
        <w:t>you've</w:t>
      </w:r>
      <w:r w:rsidRPr="5CD14165" w:rsidR="7B80EB21">
        <w:rPr>
          <w:rFonts w:ascii="Arial" w:hAnsi="Arial" w:eastAsia="Arial" w:cs="Arial"/>
          <w:color w:val="353740"/>
        </w:rPr>
        <w:t xml:space="preserve"> pushed to a branch in a repository on GitHub. Once a pull request is opened, you can discuss and review the potential changes with collaborators and add follow-up commits before your changes are merged into the base branch.</w:t>
      </w:r>
    </w:p>
    <w:p w:rsidR="6B413AA5" w:rsidP="7DE804B7" w:rsidRDefault="7B80EB21" w14:paraId="35F25169" w14:textId="68F0AC89">
      <w:pPr>
        <w:pStyle w:val="paragraph"/>
        <w:spacing w:before="0" w:beforeAutospacing="0" w:after="0" w:afterAutospacing="0" w:line="276" w:lineRule="auto"/>
      </w:pPr>
      <w:r w:rsidRPr="7DE804B7">
        <w:rPr>
          <w:rFonts w:ascii="Arial" w:hAnsi="Arial" w:eastAsia="Arial" w:cs="Arial"/>
          <w:color w:val="353740"/>
        </w:rPr>
        <w:t xml:space="preserve"> </w:t>
      </w:r>
    </w:p>
    <w:p w:rsidR="6B413AA5" w:rsidP="5CD14165" w:rsidRDefault="6B413AA5" w14:paraId="09EBE348" w14:textId="58D9A02B">
      <w:pPr>
        <w:pStyle w:val="paragraph"/>
        <w:spacing w:before="0" w:beforeAutospacing="off" w:after="0" w:afterAutospacing="off" w:line="276" w:lineRule="auto"/>
        <w:jc w:val="both"/>
        <w:rPr>
          <w:rFonts w:eastAsia="Arial"/>
        </w:rPr>
      </w:pPr>
      <w:r w:rsidRPr="5CD14165" w:rsidR="6B413AA5">
        <w:rPr>
          <w:rFonts w:ascii="Arial" w:hAnsi="Arial" w:eastAsia="Arial" w:cs="Arial"/>
          <w:color w:val="353740"/>
        </w:rPr>
        <w:t xml:space="preserve">Visual Studio Code is a complete tool </w:t>
      </w:r>
      <w:r w:rsidRPr="5CD14165" w:rsidR="7B80EB21">
        <w:rPr>
          <w:rFonts w:ascii="Arial" w:hAnsi="Arial" w:eastAsia="Arial" w:cs="Arial"/>
          <w:color w:val="353740"/>
        </w:rPr>
        <w:t>the</w:t>
      </w:r>
      <w:r w:rsidRPr="5CD14165" w:rsidR="00832BD0">
        <w:rPr>
          <w:rFonts w:ascii="Arial" w:hAnsi="Arial" w:eastAsia="Arial" w:cs="Arial"/>
          <w:color w:val="353740"/>
        </w:rPr>
        <w:t xml:space="preserve"> developer needs</w:t>
      </w:r>
      <w:r w:rsidRPr="5CD14165" w:rsidR="6B413AA5">
        <w:rPr>
          <w:rFonts w:ascii="Arial" w:hAnsi="Arial" w:eastAsia="Arial" w:cs="Arial"/>
          <w:color w:val="353740"/>
        </w:rPr>
        <w:t xml:space="preserve"> and provides all necessary plugins and features to work with various programming languages. </w:t>
      </w:r>
      <w:r w:rsidRPr="5CD14165" w:rsidR="7B80EB21">
        <w:rPr>
          <w:rFonts w:ascii="Arial" w:hAnsi="Arial" w:eastAsia="Arial" w:cs="Arial"/>
          <w:color w:val="353740"/>
        </w:rPr>
        <w:t>We</w:t>
      </w:r>
      <w:r w:rsidRPr="5CD14165" w:rsidR="00832BD0">
        <w:rPr>
          <w:rFonts w:ascii="Arial" w:hAnsi="Arial" w:eastAsia="Arial" w:cs="Arial"/>
          <w:color w:val="353740"/>
        </w:rPr>
        <w:t xml:space="preserve"> can do peer programming with VSC, easily find errors,</w:t>
      </w:r>
      <w:r w:rsidRPr="5CD14165" w:rsidR="6B413AA5">
        <w:rPr>
          <w:rFonts w:ascii="Arial" w:hAnsi="Arial" w:eastAsia="Arial" w:cs="Arial"/>
          <w:color w:val="353740"/>
        </w:rPr>
        <w:t xml:space="preserve"> integrate </w:t>
      </w:r>
      <w:r w:rsidRPr="5CD14165" w:rsidR="7B80EB21">
        <w:rPr>
          <w:rFonts w:ascii="Arial" w:hAnsi="Arial" w:eastAsia="Arial" w:cs="Arial"/>
          <w:color w:val="353740"/>
        </w:rPr>
        <w:t>Git</w:t>
      </w:r>
      <w:r w:rsidRPr="5CD14165" w:rsidR="6B413AA5">
        <w:rPr>
          <w:rFonts w:ascii="Arial" w:hAnsi="Arial" w:eastAsia="Arial" w:cs="Arial"/>
          <w:color w:val="353740"/>
        </w:rPr>
        <w:t>, and many more.</w:t>
      </w:r>
    </w:p>
    <w:p w:rsidR="009A442A" w:rsidDel="006B4615" w:rsidRDefault="009A442A" w14:paraId="34440D62" w14:textId="1AE7B622">
      <w:pPr>
        <w:pStyle w:val="paragraph"/>
        <w:spacing w:before="0" w:beforeAutospacing="0" w:after="0" w:afterAutospacing="0" w:line="276" w:lineRule="auto"/>
        <w:rPr>
          <w:rFonts w:ascii="Arial" w:hAnsi="Arial" w:eastAsia="Arial" w:cs="Arial"/>
          <w:color w:val="353740"/>
        </w:rPr>
      </w:pPr>
    </w:p>
    <w:p w:rsidR="00D229F4" w:rsidP="7DE804B7" w:rsidRDefault="630B64C5" w14:paraId="5B55B2DD" w14:textId="779EB31C">
      <w:pPr>
        <w:pStyle w:val="paragraph"/>
        <w:spacing w:before="0" w:beforeAutospacing="0" w:after="0" w:afterAutospacing="0" w:line="276" w:lineRule="auto"/>
        <w:rPr>
          <w:rStyle w:val="eop"/>
          <w:rFonts w:ascii="Arial" w:hAnsi="Arial" w:eastAsia="Arial" w:cs="Arial"/>
          <w:b/>
          <w:color w:val="000000" w:themeColor="text1"/>
        </w:rPr>
      </w:pPr>
      <w:r w:rsidRPr="7DE804B7">
        <w:rPr>
          <w:rStyle w:val="eop"/>
          <w:rFonts w:ascii="Arial" w:hAnsi="Arial" w:eastAsia="Arial" w:cs="Arial"/>
          <w:b/>
          <w:bCs/>
          <w:color w:val="000000" w:themeColor="text1"/>
        </w:rPr>
        <w:t>Part</w:t>
      </w:r>
      <w:r w:rsidR="002D1FBA">
        <w:rPr>
          <w:rStyle w:val="eop"/>
          <w:rFonts w:ascii="Arial" w:hAnsi="Arial" w:eastAsia="Arial" w:cs="Arial"/>
          <w:b/>
          <w:bCs/>
          <w:color w:val="000000" w:themeColor="text1"/>
        </w:rPr>
        <w:t xml:space="preserve"> 1: G</w:t>
      </w:r>
      <w:r w:rsidRPr="7DE804B7" w:rsidR="00D229F4">
        <w:rPr>
          <w:rStyle w:val="eop"/>
          <w:rFonts w:ascii="Arial" w:hAnsi="Arial" w:eastAsia="Arial" w:cs="Arial"/>
          <w:b/>
          <w:color w:val="000000" w:themeColor="text1"/>
        </w:rPr>
        <w:t xml:space="preserve">it </w:t>
      </w:r>
      <w:r w:rsidRPr="7DE804B7" w:rsidR="00432859">
        <w:rPr>
          <w:rStyle w:val="eop"/>
          <w:rFonts w:ascii="Arial" w:hAnsi="Arial" w:eastAsia="Arial" w:cs="Arial"/>
          <w:b/>
          <w:color w:val="000000" w:themeColor="text1"/>
        </w:rPr>
        <w:t>Development Cycle</w:t>
      </w:r>
    </w:p>
    <w:p w:rsidRPr="002D1FBA" w:rsidR="00910D85" w:rsidP="7DE804B7" w:rsidRDefault="00910D85" w14:paraId="1A6B4BAC" w14:textId="77777777">
      <w:pPr>
        <w:pStyle w:val="paragraph"/>
        <w:spacing w:before="0" w:beforeAutospacing="0" w:after="0" w:afterAutospacing="0" w:line="276" w:lineRule="auto"/>
        <w:rPr>
          <w:rStyle w:val="eop"/>
          <w:rFonts w:ascii="Arial" w:hAnsi="Arial" w:eastAsia="Arial" w:cs="Arial"/>
          <w:b/>
          <w:color w:val="000000" w:themeColor="text1"/>
        </w:rPr>
      </w:pPr>
    </w:p>
    <w:p w:rsidR="002067AD" w:rsidP="000A08C2" w:rsidRDefault="002067AD" w14:paraId="28198DC0" w14:textId="2CB91DEC">
      <w:pPr>
        <w:pStyle w:val="paragraph"/>
        <w:spacing w:before="0" w:beforeAutospacing="0" w:after="0" w:afterAutospacing="0" w:line="276" w:lineRule="auto"/>
        <w:textAlignment w:val="baseline"/>
        <w:rPr>
          <w:rStyle w:val="eop"/>
          <w:rFonts w:ascii="Arial" w:hAnsi="Arial" w:eastAsia="Arial" w:cs="Arial"/>
          <w:b/>
          <w:bCs/>
          <w:color w:val="000000" w:themeColor="text1"/>
        </w:rPr>
      </w:pPr>
      <w:r w:rsidRPr="71D49327">
        <w:rPr>
          <w:rStyle w:val="eop"/>
          <w:rFonts w:ascii="Arial" w:hAnsi="Arial" w:eastAsia="Arial" w:cs="Arial"/>
          <w:b/>
          <w:bCs/>
          <w:color w:val="000000" w:themeColor="text1"/>
        </w:rPr>
        <w:t xml:space="preserve">Git </w:t>
      </w:r>
      <w:r w:rsidRPr="71D49327" w:rsidR="43AA0D9A">
        <w:rPr>
          <w:rStyle w:val="eop"/>
          <w:rFonts w:ascii="Arial" w:hAnsi="Arial" w:eastAsia="Arial" w:cs="Arial"/>
          <w:b/>
          <w:bCs/>
          <w:color w:val="000000" w:themeColor="text1"/>
        </w:rPr>
        <w:t>checkout</w:t>
      </w:r>
    </w:p>
    <w:p w:rsidR="00B86092" w:rsidP="000A08C2" w:rsidRDefault="00B86092" w14:paraId="35A3F24C" w14:textId="1CBFA7A5">
      <w:pPr>
        <w:pStyle w:val="paragraph"/>
        <w:spacing w:before="0" w:beforeAutospacing="0" w:after="0" w:afterAutospacing="0" w:line="276" w:lineRule="auto"/>
        <w:textAlignment w:val="baseline"/>
        <w:rPr>
          <w:rStyle w:val="eop"/>
          <w:rFonts w:ascii="Arial" w:hAnsi="Arial" w:eastAsia="Arial" w:cs="Arial"/>
          <w:color w:val="000000"/>
        </w:rPr>
      </w:pPr>
    </w:p>
    <w:p w:rsidR="00B86092" w:rsidP="5CD14165" w:rsidRDefault="00B86092" w14:paraId="71C2567A" w14:textId="4A7548E8">
      <w:pPr>
        <w:pStyle w:val="paragraph"/>
        <w:spacing w:before="0" w:beforeAutospacing="off" w:after="0" w:afterAutospacing="off" w:line="276" w:lineRule="auto"/>
        <w:jc w:val="both"/>
        <w:textAlignment w:val="baseline"/>
        <w:rPr>
          <w:rStyle w:val="eop"/>
          <w:rFonts w:ascii="Arial" w:hAnsi="Arial" w:eastAsia="Arial" w:cs="Arial"/>
          <w:color w:val="000000"/>
        </w:rPr>
      </w:pPr>
      <w:r w:rsidRPr="5CD14165" w:rsidR="00B86092">
        <w:rPr>
          <w:rStyle w:val="eop"/>
          <w:rFonts w:ascii="Arial" w:hAnsi="Arial" w:eastAsia="Arial" w:cs="Arial"/>
          <w:color w:val="000000" w:themeColor="text1" w:themeTint="FF" w:themeShade="FF"/>
        </w:rPr>
        <w:t>This command will create a new branch on your local machine, and you can work on this branch as part of the development cycle.</w:t>
      </w:r>
      <w:r w:rsidRPr="5CD14165" w:rsidR="00EE5B73">
        <w:rPr>
          <w:rStyle w:val="eop"/>
          <w:rFonts w:ascii="Arial" w:hAnsi="Arial" w:eastAsia="Arial" w:cs="Arial"/>
          <w:color w:val="000000" w:themeColor="text1" w:themeTint="FF" w:themeShade="FF"/>
        </w:rPr>
        <w:t xml:space="preserve"> Run this command in a </w:t>
      </w:r>
      <w:r w:rsidRPr="5CD14165" w:rsidR="00DE9BA5">
        <w:rPr>
          <w:rStyle w:val="eop"/>
          <w:rFonts w:ascii="Arial" w:hAnsi="Arial" w:eastAsia="Arial" w:cs="Arial"/>
          <w:color w:val="000000" w:themeColor="text1" w:themeTint="FF" w:themeShade="FF"/>
        </w:rPr>
        <w:t>folder (clone the HOS02A repository</w:t>
      </w:r>
      <w:r w:rsidRPr="5CD14165" w:rsidR="39B78745">
        <w:rPr>
          <w:rStyle w:val="eop"/>
          <w:rFonts w:ascii="Arial" w:hAnsi="Arial" w:eastAsia="Arial" w:cs="Arial"/>
          <w:color w:val="000000" w:themeColor="text1" w:themeTint="FF" w:themeShade="FF"/>
        </w:rPr>
        <w:t xml:space="preserve"> in your local machine</w:t>
      </w:r>
      <w:r w:rsidRPr="5CD14165" w:rsidR="00DE9BA5">
        <w:rPr>
          <w:rStyle w:val="eop"/>
          <w:rFonts w:ascii="Arial" w:hAnsi="Arial" w:eastAsia="Arial" w:cs="Arial"/>
          <w:color w:val="000000" w:themeColor="text1" w:themeTint="FF" w:themeShade="FF"/>
        </w:rPr>
        <w:t>)</w:t>
      </w:r>
      <w:r w:rsidRPr="5CD14165" w:rsidR="00EE5B73">
        <w:rPr>
          <w:rStyle w:val="eop"/>
          <w:rFonts w:ascii="Arial" w:hAnsi="Arial" w:eastAsia="Arial" w:cs="Arial"/>
          <w:color w:val="000000" w:themeColor="text1" w:themeTint="FF" w:themeShade="FF"/>
        </w:rPr>
        <w:t xml:space="preserve"> that can be used to try git.</w:t>
      </w:r>
    </w:p>
    <w:p w:rsidR="001E116D" w:rsidP="001E116D" w:rsidRDefault="001E116D" w14:paraId="21A3545D" w14:textId="77777777">
      <w:pPr>
        <w:pStyle w:val="paragraph"/>
        <w:spacing w:before="0" w:beforeAutospacing="0" w:after="0" w:afterAutospacing="0" w:line="276" w:lineRule="auto"/>
        <w:textAlignment w:val="baseline"/>
        <w:rPr>
          <w:rStyle w:val="eop"/>
          <w:rFonts w:ascii="Arial" w:hAnsi="Arial" w:eastAsia="Arial" w:cs="Arial"/>
          <w:color w:val="000000"/>
        </w:rPr>
      </w:pPr>
    </w:p>
    <w:p w:rsidRPr="0083063E" w:rsidR="002D1FBA" w:rsidP="001E116D" w:rsidRDefault="5E90E9F8" w14:paraId="15D0D796" w14:textId="6321C584">
      <w:pPr>
        <w:pStyle w:val="paragraph"/>
        <w:spacing w:before="0" w:beforeAutospacing="0" w:after="0" w:afterAutospacing="0" w:line="276" w:lineRule="auto"/>
        <w:textAlignment w:val="baseline"/>
        <w:rPr>
          <w:rStyle w:val="eop"/>
          <w:rFonts w:ascii="Arial" w:hAnsi="Arial" w:eastAsia="Arial" w:cs="Arial"/>
          <w:b/>
          <w:color w:val="000000" w:themeColor="text1"/>
        </w:rPr>
      </w:pPr>
      <w:r w:rsidRPr="7DE804B7">
        <w:rPr>
          <w:rStyle w:val="eop"/>
          <w:rFonts w:ascii="Arial" w:hAnsi="Arial" w:eastAsia="Arial" w:cs="Arial"/>
          <w:b/>
          <w:bCs/>
          <w:color w:val="000000" w:themeColor="text1"/>
        </w:rPr>
        <w:t>Command</w:t>
      </w:r>
    </w:p>
    <w:p w:rsidR="002D1FBA" w:rsidP="000A08C2" w:rsidRDefault="002D1FBA" w14:paraId="6E48DF22" w14:textId="77777777">
      <w:pPr>
        <w:pStyle w:val="paragraph"/>
        <w:spacing w:before="0" w:beforeAutospacing="0" w:after="0" w:afterAutospacing="0" w:line="276" w:lineRule="auto"/>
        <w:textAlignment w:val="baseline"/>
        <w:rPr>
          <w:rStyle w:val="eop"/>
          <w:rFonts w:ascii="Arial" w:hAnsi="Arial" w:eastAsia="Arial" w:cs="Arial"/>
          <w:color w:val="000000" w:themeColor="text1"/>
        </w:rPr>
      </w:pPr>
    </w:p>
    <w:p w:rsidRPr="002D1FBA" w:rsidR="00502A11" w:rsidP="7DE804B7" w:rsidRDefault="002D1FBA" w14:paraId="52769A15" w14:textId="25FBB44F">
      <w:pPr>
        <w:pStyle w:val="paragraph"/>
        <w:shd w:val="clear" w:color="auto" w:fill="D9D9D9" w:themeFill="background1" w:themeFillShade="D9"/>
        <w:spacing w:before="0" w:beforeAutospacing="0" w:after="0" w:afterAutospacing="0" w:line="276" w:lineRule="auto"/>
        <w:ind w:firstLine="720"/>
        <w:textAlignment w:val="baseline"/>
        <w:rPr>
          <w:rStyle w:val="eop"/>
          <w:rFonts w:ascii="Consolas" w:hAnsi="Consolas" w:eastAsia="Arial" w:cs="Arial"/>
          <w:color w:val="000000"/>
        </w:rPr>
      </w:pPr>
      <w:r w:rsidRPr="7DE804B7">
        <w:rPr>
          <w:rStyle w:val="eop"/>
          <w:rFonts w:ascii="Consolas" w:hAnsi="Consolas" w:eastAsia="Arial" w:cs="Arial"/>
          <w:color w:val="000000" w:themeColor="text1"/>
        </w:rPr>
        <w:t>g</w:t>
      </w:r>
      <w:r w:rsidRPr="7DE804B7" w:rsidR="009B3B52">
        <w:rPr>
          <w:rStyle w:val="eop"/>
          <w:rFonts w:ascii="Consolas" w:hAnsi="Consolas" w:eastAsia="Arial" w:cs="Arial"/>
          <w:color w:val="000000" w:themeColor="text1"/>
        </w:rPr>
        <w:t xml:space="preserve">it </w:t>
      </w:r>
      <w:r w:rsidRPr="7DE804B7" w:rsidR="00D229F4">
        <w:rPr>
          <w:rStyle w:val="eop"/>
          <w:rFonts w:ascii="Consolas" w:hAnsi="Consolas" w:eastAsia="Arial" w:cs="Arial"/>
          <w:color w:val="000000" w:themeColor="text1"/>
        </w:rPr>
        <w:t>checkout -b hello-git-branch</w:t>
      </w:r>
      <w:r w:rsidRPr="7DE804B7" w:rsidR="00936F99">
        <w:rPr>
          <w:rStyle w:val="eop"/>
          <w:rFonts w:ascii="Consolas" w:hAnsi="Consolas" w:eastAsia="Arial" w:cs="Arial"/>
          <w:color w:val="000000" w:themeColor="text1"/>
        </w:rPr>
        <w:t xml:space="preserve"> </w:t>
      </w:r>
    </w:p>
    <w:p w:rsidR="00D32B1F" w:rsidP="7DE804B7" w:rsidRDefault="00D32B1F" w14:paraId="08DAB8F7" w14:textId="77777777">
      <w:pPr>
        <w:pStyle w:val="paragraph"/>
        <w:spacing w:before="0" w:beforeAutospacing="0" w:after="0" w:afterAutospacing="0" w:line="276" w:lineRule="auto"/>
        <w:textAlignment w:val="baseline"/>
        <w:rPr>
          <w:rStyle w:val="eop"/>
          <w:rFonts w:ascii="Arial" w:hAnsi="Arial" w:eastAsia="Arial" w:cs="Arial"/>
          <w:color w:val="000000"/>
        </w:rPr>
      </w:pPr>
    </w:p>
    <w:p w:rsidR="001E116D" w:rsidP="000A08C2" w:rsidRDefault="001E116D" w14:paraId="13259C48" w14:textId="28AE2385">
      <w:pPr>
        <w:pStyle w:val="paragraph"/>
        <w:spacing w:before="0" w:beforeAutospacing="0" w:after="0" w:afterAutospacing="0" w:line="276" w:lineRule="auto"/>
        <w:textAlignment w:val="baseline"/>
        <w:rPr>
          <w:rStyle w:val="eop"/>
          <w:rFonts w:ascii="Arial" w:hAnsi="Arial" w:eastAsia="Arial" w:cs="Arial"/>
          <w:b/>
          <w:bCs/>
          <w:color w:val="000000" w:themeColor="text1"/>
        </w:rPr>
      </w:pPr>
      <w:r>
        <w:rPr>
          <w:rStyle w:val="eop"/>
          <w:rFonts w:ascii="Arial" w:hAnsi="Arial" w:eastAsia="Arial" w:cs="Arial"/>
          <w:b/>
          <w:bCs/>
          <w:color w:val="000000" w:themeColor="text1"/>
        </w:rPr>
        <w:t>Output</w:t>
      </w:r>
    </w:p>
    <w:p w:rsidR="001E116D" w:rsidP="000A08C2" w:rsidRDefault="001E116D" w14:paraId="4DF3F0AA" w14:textId="77777777">
      <w:pPr>
        <w:pStyle w:val="paragraph"/>
        <w:spacing w:before="0" w:beforeAutospacing="0" w:after="0" w:afterAutospacing="0" w:line="276" w:lineRule="auto"/>
        <w:textAlignment w:val="baseline"/>
        <w:rPr>
          <w:rStyle w:val="eop"/>
          <w:rFonts w:ascii="Arial" w:hAnsi="Arial" w:eastAsia="Arial" w:cs="Arial"/>
          <w:b/>
          <w:bCs/>
          <w:color w:val="000000" w:themeColor="text1"/>
        </w:rPr>
      </w:pPr>
    </w:p>
    <w:p w:rsidR="001E116D" w:rsidP="001E116D" w:rsidRDefault="001E116D" w14:paraId="03E64641" w14:textId="77777777">
      <w:pPr>
        <w:pStyle w:val="paragraph"/>
        <w:spacing w:before="0" w:beforeAutospacing="0" w:after="0" w:afterAutospacing="0" w:line="276" w:lineRule="auto"/>
        <w:ind w:left="-720"/>
        <w:jc w:val="center"/>
        <w:textAlignment w:val="baseline"/>
        <w:rPr>
          <w:rStyle w:val="eop"/>
          <w:rFonts w:ascii="Arial" w:hAnsi="Arial" w:eastAsia="Arial" w:cs="Arial"/>
          <w:color w:val="000000"/>
        </w:rPr>
      </w:pPr>
      <w:r>
        <w:rPr>
          <w:noProof/>
        </w:rPr>
        <w:drawing>
          <wp:inline distT="0" distB="0" distL="0" distR="0" wp14:anchorId="3421DB6B" wp14:editId="2A305152">
            <wp:extent cx="4975860" cy="8609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rotWithShape="1">
                    <a:blip r:embed="rId20">
                      <a:extLst>
                        <a:ext uri="{28A0092B-C50C-407E-A947-70E740481C1C}">
                          <a14:useLocalDpi xmlns:a14="http://schemas.microsoft.com/office/drawing/2010/main" val="0"/>
                        </a:ext>
                      </a:extLst>
                    </a:blip>
                    <a:srcRect r="63720" b="-8"/>
                    <a:stretch/>
                  </pic:blipFill>
                  <pic:spPr bwMode="auto">
                    <a:xfrm>
                      <a:off x="0" y="0"/>
                      <a:ext cx="5193180" cy="898551"/>
                    </a:xfrm>
                    <a:prstGeom prst="rect">
                      <a:avLst/>
                    </a:prstGeom>
                    <a:ln>
                      <a:noFill/>
                    </a:ln>
                    <a:extLst>
                      <a:ext uri="{53640926-AAD7-44D8-BBD7-CCE9431645EC}">
                        <a14:shadowObscured xmlns:a14="http://schemas.microsoft.com/office/drawing/2010/main"/>
                      </a:ext>
                    </a:extLst>
                  </pic:spPr>
                </pic:pic>
              </a:graphicData>
            </a:graphic>
          </wp:inline>
        </w:drawing>
      </w:r>
    </w:p>
    <w:p w:rsidR="001E116D" w:rsidP="000A08C2" w:rsidRDefault="001E116D" w14:paraId="712D93D9" w14:textId="77777777">
      <w:pPr>
        <w:pStyle w:val="paragraph"/>
        <w:spacing w:before="0" w:beforeAutospacing="0" w:after="0" w:afterAutospacing="0" w:line="276" w:lineRule="auto"/>
        <w:textAlignment w:val="baseline"/>
        <w:rPr>
          <w:rStyle w:val="eop"/>
          <w:rFonts w:ascii="Arial" w:hAnsi="Arial" w:eastAsia="Arial" w:cs="Arial"/>
          <w:b/>
          <w:bCs/>
          <w:color w:val="000000" w:themeColor="text1"/>
        </w:rPr>
      </w:pPr>
    </w:p>
    <w:p w:rsidR="0083063E" w:rsidP="000A08C2" w:rsidRDefault="630B64C5" w14:paraId="0A925F34" w14:textId="11E82D7C">
      <w:pPr>
        <w:pStyle w:val="paragraph"/>
        <w:spacing w:before="0" w:beforeAutospacing="0" w:after="0" w:afterAutospacing="0" w:line="276" w:lineRule="auto"/>
        <w:textAlignment w:val="baseline"/>
        <w:rPr>
          <w:rStyle w:val="eop"/>
          <w:rFonts w:ascii="Arial" w:hAnsi="Arial" w:eastAsia="Arial" w:cs="Arial"/>
          <w:b/>
          <w:bCs/>
          <w:color w:val="000000" w:themeColor="text1"/>
        </w:rPr>
      </w:pPr>
      <w:r w:rsidRPr="7DE804B7">
        <w:rPr>
          <w:rStyle w:val="eop"/>
          <w:rFonts w:ascii="Arial" w:hAnsi="Arial" w:eastAsia="Arial" w:cs="Arial"/>
          <w:b/>
          <w:bCs/>
          <w:color w:val="000000" w:themeColor="text1"/>
        </w:rPr>
        <w:t>G</w:t>
      </w:r>
      <w:r w:rsidRPr="7DE804B7" w:rsidR="14AFA2CF">
        <w:rPr>
          <w:rStyle w:val="eop"/>
          <w:rFonts w:ascii="Arial" w:hAnsi="Arial" w:eastAsia="Arial" w:cs="Arial"/>
          <w:b/>
          <w:bCs/>
          <w:color w:val="000000" w:themeColor="text1"/>
        </w:rPr>
        <w:t>it</w:t>
      </w:r>
      <w:r w:rsidRPr="5D85DAFB" w:rsidR="00AF1644">
        <w:rPr>
          <w:rStyle w:val="eop"/>
          <w:rFonts w:ascii="Arial" w:hAnsi="Arial" w:eastAsia="Arial" w:cs="Arial"/>
          <w:b/>
          <w:bCs/>
          <w:color w:val="000000" w:themeColor="text1"/>
        </w:rPr>
        <w:t xml:space="preserve"> branch</w:t>
      </w:r>
    </w:p>
    <w:p w:rsidR="0083063E" w:rsidP="000A08C2" w:rsidRDefault="0083063E" w14:paraId="3A0B47ED" w14:textId="77777777">
      <w:pPr>
        <w:pStyle w:val="paragraph"/>
        <w:spacing w:before="0" w:beforeAutospacing="0" w:after="0" w:afterAutospacing="0" w:line="276" w:lineRule="auto"/>
        <w:textAlignment w:val="baseline"/>
        <w:rPr>
          <w:rStyle w:val="eop"/>
          <w:rFonts w:ascii="Arial" w:hAnsi="Arial" w:eastAsia="Arial" w:cs="Arial"/>
          <w:b/>
          <w:bCs/>
          <w:color w:val="000000" w:themeColor="text1"/>
        </w:rPr>
      </w:pPr>
    </w:p>
    <w:p w:rsidR="003178EF" w:rsidP="5CD14165" w:rsidRDefault="750DA3E2" w14:paraId="7963F059" w14:textId="0D6D461F">
      <w:pPr>
        <w:pStyle w:val="paragraph"/>
        <w:spacing w:before="0" w:beforeAutospacing="off" w:after="0" w:afterAutospacing="off" w:line="276" w:lineRule="auto"/>
        <w:jc w:val="both"/>
        <w:textAlignment w:val="baseline"/>
        <w:rPr>
          <w:rStyle w:val="eop"/>
          <w:rFonts w:ascii="Arial" w:hAnsi="Arial" w:eastAsia="Arial" w:cs="Arial"/>
          <w:color w:val="000000" w:themeColor="text1"/>
        </w:rPr>
      </w:pPr>
      <w:r w:rsidRPr="5CD14165" w:rsidR="750DA3E2">
        <w:rPr>
          <w:rStyle w:val="eop"/>
          <w:rFonts w:ascii="Arial" w:hAnsi="Arial" w:eastAsia="Arial" w:cs="Arial"/>
          <w:color w:val="000000" w:themeColor="text1" w:themeTint="FF" w:themeShade="FF"/>
        </w:rPr>
        <w:t>A Git project can have more than one branch. These branches are a pointer to a snapshot of your changes. When you want to add a new feature or fix a bug, you spawn a new branch to summarize your changes.</w:t>
      </w:r>
      <w:r w:rsidRPr="5CD14165" w:rsidR="003178EF">
        <w:rPr>
          <w:rStyle w:val="eop"/>
          <w:rFonts w:ascii="Arial" w:hAnsi="Arial" w:eastAsia="Arial" w:cs="Arial"/>
          <w:color w:val="000000" w:themeColor="text1" w:themeTint="FF" w:themeShade="FF"/>
        </w:rPr>
        <w:t xml:space="preserve"> This command will display the current branches:</w:t>
      </w:r>
    </w:p>
    <w:p w:rsidR="003178EF" w:rsidP="000A08C2" w:rsidRDefault="003178EF" w14:paraId="384A5472" w14:textId="77777777">
      <w:pPr>
        <w:pStyle w:val="paragraph"/>
        <w:spacing w:before="0" w:beforeAutospacing="0" w:after="0" w:afterAutospacing="0" w:line="276" w:lineRule="auto"/>
        <w:textAlignment w:val="baseline"/>
        <w:rPr>
          <w:rStyle w:val="eop"/>
          <w:rFonts w:ascii="Arial" w:hAnsi="Arial" w:eastAsia="Arial" w:cs="Arial"/>
          <w:color w:val="000000" w:themeColor="text1"/>
        </w:rPr>
      </w:pPr>
    </w:p>
    <w:p w:rsidR="003178EF" w:rsidP="000A08C2" w:rsidRDefault="003178EF" w14:paraId="1D29EAFE" w14:textId="73D4E437">
      <w:pPr>
        <w:pStyle w:val="paragraph"/>
        <w:spacing w:before="0" w:beforeAutospacing="0" w:after="0" w:afterAutospacing="0" w:line="276" w:lineRule="auto"/>
        <w:textAlignment w:val="baseline"/>
        <w:rPr>
          <w:rStyle w:val="eop"/>
          <w:rFonts w:ascii="Arial" w:hAnsi="Arial" w:eastAsia="Arial" w:cs="Arial"/>
          <w:b/>
          <w:bCs/>
          <w:color w:val="000000" w:themeColor="text1"/>
        </w:rPr>
      </w:pPr>
      <w:r w:rsidRPr="7DE804B7">
        <w:rPr>
          <w:rStyle w:val="eop"/>
          <w:rFonts w:ascii="Arial" w:hAnsi="Arial" w:eastAsia="Arial" w:cs="Arial"/>
          <w:b/>
          <w:color w:val="000000" w:themeColor="text1"/>
        </w:rPr>
        <w:t>Command</w:t>
      </w:r>
    </w:p>
    <w:p w:rsidRPr="003178EF" w:rsidR="009F6E85" w:rsidP="000A08C2" w:rsidRDefault="009F6E85" w14:paraId="750A7856" w14:textId="77777777">
      <w:pPr>
        <w:pStyle w:val="paragraph"/>
        <w:spacing w:before="0" w:beforeAutospacing="0" w:after="0" w:afterAutospacing="0" w:line="276" w:lineRule="auto"/>
        <w:textAlignment w:val="baseline"/>
        <w:rPr>
          <w:rStyle w:val="eop"/>
          <w:rFonts w:ascii="Arial" w:hAnsi="Arial" w:eastAsia="Arial" w:cs="Arial"/>
          <w:b/>
          <w:color w:val="000000" w:themeColor="text1"/>
        </w:rPr>
      </w:pPr>
    </w:p>
    <w:p w:rsidRPr="009F6E85" w:rsidR="003178EF" w:rsidP="7DE804B7" w:rsidRDefault="009F6E85" w14:paraId="35C56175" w14:textId="72337FBE">
      <w:pPr>
        <w:pStyle w:val="paragraph"/>
        <w:shd w:val="clear" w:color="auto" w:fill="D9D9D9" w:themeFill="background1" w:themeFillShade="D9"/>
        <w:spacing w:before="0" w:beforeAutospacing="0" w:after="0" w:afterAutospacing="0" w:line="276" w:lineRule="auto"/>
        <w:ind w:firstLine="720"/>
        <w:textAlignment w:val="baseline"/>
        <w:rPr>
          <w:rStyle w:val="eop"/>
          <w:rFonts w:ascii="Consolas" w:hAnsi="Consolas" w:eastAsia="Arial" w:cs="Arial"/>
          <w:color w:val="000000" w:themeColor="text1"/>
        </w:rPr>
      </w:pPr>
      <w:r w:rsidRPr="7DE804B7">
        <w:rPr>
          <w:rStyle w:val="eop"/>
          <w:rFonts w:ascii="Consolas" w:hAnsi="Consolas" w:eastAsia="Arial" w:cs="Arial"/>
          <w:color w:val="000000" w:themeColor="text1"/>
        </w:rPr>
        <w:t>git branch</w:t>
      </w:r>
    </w:p>
    <w:p w:rsidR="003178EF" w:rsidP="000A08C2" w:rsidRDefault="003178EF" w14:paraId="53B93EFC" w14:textId="77777777">
      <w:pPr>
        <w:pStyle w:val="paragraph"/>
        <w:spacing w:before="0" w:beforeAutospacing="0" w:after="0" w:afterAutospacing="0" w:line="276" w:lineRule="auto"/>
        <w:textAlignment w:val="baseline"/>
        <w:rPr>
          <w:rStyle w:val="eop"/>
          <w:rFonts w:ascii="Arial" w:hAnsi="Arial" w:eastAsia="Arial" w:cs="Arial"/>
          <w:b/>
          <w:bCs/>
          <w:color w:val="000000" w:themeColor="text1"/>
        </w:rPr>
      </w:pPr>
    </w:p>
    <w:p w:rsidR="003178EF" w:rsidP="000A08C2" w:rsidRDefault="003178EF" w14:paraId="3C293685" w14:textId="1D2BD635">
      <w:pPr>
        <w:pStyle w:val="paragraph"/>
        <w:spacing w:before="0" w:beforeAutospacing="0" w:after="0" w:afterAutospacing="0" w:line="276" w:lineRule="auto"/>
        <w:textAlignment w:val="baseline"/>
        <w:rPr>
          <w:rStyle w:val="eop"/>
          <w:rFonts w:ascii="Arial" w:hAnsi="Arial" w:eastAsia="Arial" w:cs="Arial"/>
          <w:b/>
          <w:bCs/>
          <w:color w:val="000000" w:themeColor="text1"/>
        </w:rPr>
      </w:pPr>
      <w:r w:rsidRPr="7DE804B7">
        <w:rPr>
          <w:rStyle w:val="eop"/>
          <w:rFonts w:ascii="Arial" w:hAnsi="Arial" w:eastAsia="Arial" w:cs="Arial"/>
          <w:b/>
          <w:color w:val="000000" w:themeColor="text1"/>
        </w:rPr>
        <w:t>Output</w:t>
      </w:r>
    </w:p>
    <w:p w:rsidRPr="003178EF" w:rsidR="009F6E85" w:rsidP="7DE804B7" w:rsidRDefault="009F6E85" w14:paraId="55B36A6D" w14:textId="77777777">
      <w:pPr>
        <w:pStyle w:val="paragraph"/>
        <w:spacing w:before="0" w:beforeAutospacing="0" w:after="0" w:afterAutospacing="0" w:line="276" w:lineRule="auto"/>
        <w:textAlignment w:val="baseline"/>
        <w:rPr>
          <w:rStyle w:val="eop"/>
          <w:rFonts w:ascii="Arial" w:hAnsi="Arial" w:eastAsia="Arial" w:cs="Arial"/>
          <w:b/>
          <w:bCs/>
          <w:color w:val="000000" w:themeColor="text1"/>
        </w:rPr>
      </w:pPr>
    </w:p>
    <w:p w:rsidRPr="00AF1644" w:rsidR="71D49327" w:rsidP="5CD14165" w:rsidRDefault="1CDE8B7D" w14:paraId="2A938C27" w14:textId="0BC2CE92">
      <w:pPr>
        <w:pStyle w:val="paragraph"/>
        <w:spacing w:before="0" w:beforeAutospacing="off" w:after="0" w:afterAutospacing="off" w:line="276" w:lineRule="auto"/>
        <w:ind w:left="-216"/>
        <w:jc w:val="center"/>
        <w:textAlignment w:val="baseline"/>
        <w:rPr>
          <w:rStyle w:val="eop"/>
          <w:rFonts w:ascii="Arial" w:hAnsi="Arial" w:eastAsia="Arial" w:cs="Arial"/>
          <w:b w:val="1"/>
          <w:bCs w:val="1"/>
          <w:i w:val="1"/>
          <w:iCs w:val="1"/>
          <w:color w:val="000000" w:themeColor="text1"/>
          <w:sz w:val="22"/>
          <w:szCs w:val="22"/>
        </w:rPr>
      </w:pPr>
      <w:r w:rsidR="1CDE8B7D">
        <w:drawing>
          <wp:inline wp14:editId="3A8EC54F" wp14:anchorId="6651C462">
            <wp:extent cx="3307080" cy="1122403"/>
            <wp:effectExtent l="0" t="0" r="7620" b="1905"/>
            <wp:docPr id="3" name="Picture 3" title=""/>
            <wp:cNvGraphicFramePr>
              <a:graphicFrameLocks noChangeAspect="1"/>
            </wp:cNvGraphicFramePr>
            <a:graphic>
              <a:graphicData uri="http://schemas.openxmlformats.org/drawingml/2006/picture">
                <pic:pic>
                  <pic:nvPicPr>
                    <pic:cNvPr id="0" name="Picture 3"/>
                    <pic:cNvPicPr/>
                  </pic:nvPicPr>
                  <pic:blipFill>
                    <a:blip r:embed="Rf8e267d71845410b">
                      <a:extLst xmlns:a="http://schemas.openxmlformats.org/drawingml/2006/main">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76154" b="3587"/>
                    <a:stretch>
                      <a:fillRect/>
                    </a:stretch>
                  </pic:blipFill>
                  <pic:spPr>
                    <a:xfrm rot="0" flipH="0" flipV="0">
                      <a:off x="0" y="0"/>
                      <a:ext cx="3307080" cy="1122403"/>
                    </a:xfrm>
                    <a:prstGeom prst="rect">
                      <a:avLst/>
                    </a:prstGeom>
                  </pic:spPr>
                </pic:pic>
              </a:graphicData>
            </a:graphic>
          </wp:inline>
        </w:drawing>
      </w:r>
    </w:p>
    <w:p w:rsidR="0012615B" w:rsidP="4A8E4230" w:rsidRDefault="0012615B" w14:paraId="3CA73E04" w14:textId="06DC650E">
      <w:pPr>
        <w:pStyle w:val="paragraph"/>
        <w:spacing w:before="0" w:beforeAutospacing="off" w:after="0" w:afterAutospacing="off" w:line="276" w:lineRule="auto"/>
        <w:ind w:firstLine="720"/>
        <w:textAlignment w:val="baseline"/>
        <w:rPr>
          <w:rStyle w:val="eop"/>
          <w:rFonts w:ascii="Arial" w:hAnsi="Arial" w:eastAsia="Arial" w:cs="Arial"/>
          <w:color w:val="000000"/>
        </w:rPr>
      </w:pPr>
    </w:p>
    <w:p w:rsidR="74C891E1" w:rsidP="5CD14165" w:rsidRDefault="74C891E1" w14:paraId="2841232B" w14:textId="4D971100">
      <w:pPr>
        <w:pStyle w:val="paragraph"/>
        <w:spacing w:before="0" w:beforeAutospacing="off" w:after="0" w:afterAutospacing="off" w:line="276" w:lineRule="auto"/>
        <w:ind w:firstLine="0"/>
        <w:jc w:val="both"/>
        <w:rPr>
          <w:rStyle w:val="eop"/>
          <w:rFonts w:ascii="Arial" w:hAnsi="Arial" w:eastAsia="Arial" w:cs="Arial"/>
          <w:color w:val="000000" w:themeColor="text1" w:themeTint="FF" w:themeShade="FF"/>
        </w:rPr>
      </w:pPr>
      <w:r w:rsidRPr="5CD14165" w:rsidR="74C891E1">
        <w:rPr>
          <w:rStyle w:val="eop"/>
          <w:rFonts w:ascii="Arial" w:hAnsi="Arial" w:eastAsia="Arial" w:cs="Arial"/>
          <w:color w:val="000000" w:themeColor="text1" w:themeTint="FF" w:themeShade="FF"/>
        </w:rPr>
        <w:t>Note: If you do not see any branches, ensure that you have a git repository set up in your working directory and that you have made at least one commit.</w:t>
      </w:r>
    </w:p>
    <w:p w:rsidR="4A8E4230" w:rsidP="4A8E4230" w:rsidRDefault="4A8E4230" w14:paraId="550A59E3" w14:textId="212EE991">
      <w:pPr>
        <w:pStyle w:val="paragraph"/>
        <w:spacing w:before="0" w:beforeAutospacing="off" w:after="0" w:afterAutospacing="off" w:line="276" w:lineRule="auto"/>
        <w:ind w:firstLine="0"/>
        <w:rPr>
          <w:rStyle w:val="eop"/>
          <w:rFonts w:ascii="Arial" w:hAnsi="Arial" w:eastAsia="Arial" w:cs="Arial"/>
          <w:color w:val="000000" w:themeColor="text1" w:themeTint="FF" w:themeShade="FF"/>
        </w:rPr>
      </w:pPr>
    </w:p>
    <w:p w:rsidRPr="0012615B" w:rsidR="0012615B" w:rsidP="000A08C2" w:rsidRDefault="0012615B" w14:paraId="15ABC2C2" w14:textId="5C914E58">
      <w:pPr>
        <w:pStyle w:val="paragraph"/>
        <w:spacing w:before="0" w:beforeAutospacing="0" w:after="0" w:afterAutospacing="0" w:line="276" w:lineRule="auto"/>
        <w:textAlignment w:val="baseline"/>
        <w:rPr>
          <w:rStyle w:val="eop"/>
          <w:rFonts w:ascii="Arial" w:hAnsi="Arial" w:eastAsia="Arial" w:cs="Arial"/>
          <w:b/>
          <w:color w:val="000000"/>
        </w:rPr>
      </w:pPr>
      <w:r w:rsidRPr="7DE804B7">
        <w:rPr>
          <w:rStyle w:val="eop"/>
          <w:rFonts w:ascii="Arial" w:hAnsi="Arial" w:eastAsia="Arial" w:cs="Arial"/>
          <w:b/>
          <w:color w:val="000000" w:themeColor="text1"/>
        </w:rPr>
        <w:t>Adding Files</w:t>
      </w:r>
    </w:p>
    <w:p w:rsidR="0012615B" w:rsidP="000A08C2" w:rsidRDefault="0012615B" w14:paraId="225B1384" w14:textId="77777777">
      <w:pPr>
        <w:pStyle w:val="paragraph"/>
        <w:spacing w:before="0" w:beforeAutospacing="0" w:after="0" w:afterAutospacing="0" w:line="276" w:lineRule="auto"/>
        <w:textAlignment w:val="baseline"/>
        <w:rPr>
          <w:rStyle w:val="eop"/>
          <w:rFonts w:ascii="Arial" w:hAnsi="Arial" w:eastAsia="Arial" w:cs="Arial"/>
          <w:color w:val="000000"/>
        </w:rPr>
      </w:pPr>
    </w:p>
    <w:p w:rsidR="0012615B" w:rsidP="000A08C2" w:rsidRDefault="0012615B" w14:paraId="6BCB6514" w14:textId="3D0BF2CE">
      <w:pPr>
        <w:pStyle w:val="paragraph"/>
        <w:spacing w:before="0" w:beforeAutospacing="0" w:after="0" w:afterAutospacing="0" w:line="276" w:lineRule="auto"/>
        <w:textAlignment w:val="baseline"/>
        <w:rPr>
          <w:rStyle w:val="eop"/>
          <w:rFonts w:ascii="Arial" w:hAnsi="Arial" w:eastAsia="Arial" w:cs="Arial"/>
          <w:color w:val="000000"/>
        </w:rPr>
      </w:pPr>
      <w:r w:rsidRPr="7DE804B7">
        <w:rPr>
          <w:rStyle w:val="eop"/>
          <w:rFonts w:ascii="Arial" w:hAnsi="Arial" w:eastAsia="Arial" w:cs="Arial"/>
          <w:color w:val="000000" w:themeColor="text1"/>
        </w:rPr>
        <w:t xml:space="preserve">Add </w:t>
      </w:r>
      <w:r w:rsidRPr="7DE804B7" w:rsidR="00DC0787">
        <w:rPr>
          <w:rStyle w:val="eop"/>
          <w:rFonts w:ascii="Arial" w:hAnsi="Arial" w:eastAsia="Arial" w:cs="Arial"/>
          <w:color w:val="000000" w:themeColor="text1"/>
        </w:rPr>
        <w:t xml:space="preserve">to the folder </w:t>
      </w:r>
      <w:r w:rsidRPr="7DE804B7">
        <w:rPr>
          <w:rStyle w:val="eop"/>
          <w:rFonts w:ascii="Arial" w:hAnsi="Arial" w:eastAsia="Arial" w:cs="Arial"/>
          <w:color w:val="000000" w:themeColor="text1"/>
        </w:rPr>
        <w:t xml:space="preserve">a file named </w:t>
      </w:r>
      <w:r w:rsidRPr="7DE804B7" w:rsidR="00D10FCA">
        <w:rPr>
          <w:rStyle w:val="eop"/>
          <w:rFonts w:ascii="Arial" w:hAnsi="Arial" w:eastAsia="Arial" w:cs="Arial"/>
          <w:color w:val="000000" w:themeColor="text1"/>
        </w:rPr>
        <w:t>hello.txt</w:t>
      </w:r>
      <w:r w:rsidRPr="7DE804B7" w:rsidR="00EE5B73">
        <w:rPr>
          <w:rStyle w:val="eop"/>
          <w:rFonts w:ascii="Arial" w:hAnsi="Arial" w:eastAsia="Arial" w:cs="Arial"/>
          <w:color w:val="000000" w:themeColor="text1"/>
        </w:rPr>
        <w:t xml:space="preserve"> with the </w:t>
      </w:r>
      <w:r w:rsidRPr="7DE804B7" w:rsidR="00DC0787">
        <w:rPr>
          <w:rStyle w:val="eop"/>
          <w:rFonts w:ascii="Arial" w:hAnsi="Arial" w:eastAsia="Arial" w:cs="Arial"/>
          <w:color w:val="000000" w:themeColor="text1"/>
        </w:rPr>
        <w:t>following line in it</w:t>
      </w:r>
    </w:p>
    <w:p w:rsidR="00EE5B73" w:rsidP="000A08C2" w:rsidRDefault="00EE5B73" w14:paraId="35F6778E" w14:textId="77777777">
      <w:pPr>
        <w:pStyle w:val="paragraph"/>
        <w:spacing w:before="0" w:beforeAutospacing="0" w:after="0" w:afterAutospacing="0" w:line="276" w:lineRule="auto"/>
        <w:textAlignment w:val="baseline"/>
        <w:rPr>
          <w:rStyle w:val="eop"/>
          <w:rFonts w:ascii="Arial" w:hAnsi="Arial" w:eastAsia="Arial" w:cs="Arial"/>
          <w:color w:val="000000"/>
        </w:rPr>
      </w:pPr>
    </w:p>
    <w:p w:rsidRPr="00D10FCA" w:rsidR="00D10FCA" w:rsidP="7DE804B7" w:rsidRDefault="00EE5B73" w14:paraId="6316EDE0" w14:textId="09953D72">
      <w:pPr>
        <w:pStyle w:val="paragraph"/>
        <w:shd w:val="clear" w:color="auto" w:fill="D9D9D9" w:themeFill="background1" w:themeFillShade="D9"/>
        <w:spacing w:before="0" w:beforeAutospacing="0" w:after="0" w:afterAutospacing="0" w:line="276" w:lineRule="auto"/>
        <w:ind w:firstLine="720"/>
        <w:textAlignment w:val="baseline"/>
        <w:rPr>
          <w:rStyle w:val="eop"/>
          <w:rFonts w:ascii="Consolas" w:hAnsi="Consolas" w:eastAsia="Arial" w:cs="Arial"/>
          <w:color w:val="000000" w:themeColor="text1"/>
        </w:rPr>
      </w:pPr>
      <w:r w:rsidRPr="7DE804B7">
        <w:rPr>
          <w:rStyle w:val="eop"/>
          <w:rFonts w:ascii="Consolas" w:hAnsi="Consolas" w:eastAsia="Arial" w:cs="Arial"/>
          <w:color w:val="000000" w:themeColor="text1"/>
        </w:rPr>
        <w:t>Hello World</w:t>
      </w:r>
    </w:p>
    <w:p w:rsidR="00D10FCA" w:rsidP="000A08C2" w:rsidRDefault="00D10FCA" w14:paraId="7074015B" w14:textId="77777777">
      <w:pPr>
        <w:pStyle w:val="paragraph"/>
        <w:spacing w:before="0" w:beforeAutospacing="0" w:after="0" w:afterAutospacing="0" w:line="276" w:lineRule="auto"/>
        <w:textAlignment w:val="baseline"/>
        <w:rPr>
          <w:rStyle w:val="eop"/>
          <w:rFonts w:ascii="Arial" w:hAnsi="Arial" w:eastAsia="Arial" w:cs="Arial"/>
          <w:color w:val="000000"/>
        </w:rPr>
      </w:pPr>
    </w:p>
    <w:p w:rsidR="00D10FCA" w:rsidP="000A08C2" w:rsidRDefault="49CCB501" w14:paraId="04EDAA32" w14:textId="1954C0C2">
      <w:pPr>
        <w:pStyle w:val="paragraph"/>
        <w:spacing w:before="0" w:beforeAutospacing="0" w:after="0" w:afterAutospacing="0" w:line="276" w:lineRule="auto"/>
        <w:rPr>
          <w:rStyle w:val="eop"/>
          <w:rFonts w:ascii="Arial" w:hAnsi="Arial" w:eastAsia="Arial" w:cs="Arial"/>
          <w:b/>
          <w:bCs/>
          <w:color w:val="000000" w:themeColor="text1"/>
        </w:rPr>
      </w:pPr>
      <w:r w:rsidRPr="7DE804B7">
        <w:rPr>
          <w:rStyle w:val="eop"/>
          <w:rFonts w:ascii="Arial" w:hAnsi="Arial" w:eastAsia="Arial" w:cs="Arial"/>
          <w:b/>
          <w:bCs/>
          <w:color w:val="000000" w:themeColor="text1"/>
        </w:rPr>
        <w:t>Gi</w:t>
      </w:r>
      <w:r w:rsidRPr="7DE804B7" w:rsidR="14AFA2CF">
        <w:rPr>
          <w:rStyle w:val="eop"/>
          <w:rFonts w:ascii="Arial" w:hAnsi="Arial" w:eastAsia="Arial" w:cs="Arial"/>
          <w:b/>
          <w:bCs/>
          <w:color w:val="000000" w:themeColor="text1"/>
        </w:rPr>
        <w:t>t</w:t>
      </w:r>
      <w:r w:rsidRPr="71D49327" w:rsidR="00AF1644">
        <w:rPr>
          <w:rStyle w:val="eop"/>
          <w:rFonts w:ascii="Arial" w:hAnsi="Arial" w:eastAsia="Arial" w:cs="Arial"/>
          <w:b/>
          <w:bCs/>
          <w:color w:val="000000" w:themeColor="text1"/>
        </w:rPr>
        <w:t xml:space="preserve"> status</w:t>
      </w:r>
    </w:p>
    <w:p w:rsidR="00D10FCA" w:rsidP="5CD14165" w:rsidRDefault="00D10FCA" w14:paraId="5D50F303" w14:textId="77777777">
      <w:pPr>
        <w:pStyle w:val="paragraph"/>
        <w:spacing w:before="0" w:beforeAutospacing="off" w:after="0" w:afterAutospacing="off" w:line="276" w:lineRule="auto"/>
        <w:rPr>
          <w:rStyle w:val="eop"/>
          <w:rFonts w:ascii="Arial" w:hAnsi="Arial" w:eastAsia="Arial" w:cs="Arial"/>
          <w:b w:val="0"/>
          <w:bCs w:val="0"/>
          <w:color w:val="auto" w:themeColor="text1"/>
        </w:rPr>
      </w:pPr>
    </w:p>
    <w:p w:rsidR="3E1858AC" w:rsidP="5CD14165" w:rsidRDefault="3E1858AC" w14:paraId="41FC5B64" w14:textId="6ED354E2">
      <w:pPr>
        <w:pStyle w:val="paragraph"/>
        <w:spacing w:before="0" w:beforeAutospacing="off" w:after="0" w:afterAutospacing="off" w:line="276" w:lineRule="auto"/>
        <w:jc w:val="both"/>
        <w:rPr>
          <w:rFonts w:ascii="Arial" w:hAnsi="Arial" w:eastAsia="Arial" w:cs="Arial"/>
          <w:b w:val="0"/>
          <w:bCs w:val="0"/>
          <w:color w:val="auto"/>
        </w:rPr>
      </w:pPr>
      <w:r w:rsidRPr="5CD14165" w:rsidR="3E1858AC">
        <w:rPr>
          <w:rFonts w:ascii="Arial" w:hAnsi="Arial" w:eastAsia="Arial" w:cs="Arial"/>
          <w:b w:val="0"/>
          <w:bCs w:val="0"/>
          <w:color w:val="auto"/>
        </w:rPr>
        <w:t xml:space="preserve">The git status command shows the state of the working directory and the staging area. </w:t>
      </w:r>
      <w:r w:rsidRPr="5CD14165" w:rsidR="6B82FFF8">
        <w:rPr>
          <w:rFonts w:ascii="Arial" w:hAnsi="Arial" w:eastAsia="Arial" w:cs="Arial"/>
          <w:b w:val="0"/>
          <w:bCs w:val="0"/>
          <w:color w:val="auto"/>
        </w:rPr>
        <w:t xml:space="preserve">It </w:t>
      </w:r>
      <w:r w:rsidRPr="5CD14165" w:rsidR="4CD52310">
        <w:rPr>
          <w:rFonts w:ascii="Arial" w:hAnsi="Arial" w:eastAsia="Arial" w:cs="Arial"/>
          <w:b w:val="0"/>
          <w:bCs w:val="0"/>
          <w:color w:val="auto"/>
        </w:rPr>
        <w:t>lets</w:t>
      </w:r>
      <w:r w:rsidRPr="5CD14165" w:rsidR="005938B9">
        <w:rPr>
          <w:rFonts w:ascii="Arial" w:hAnsi="Arial" w:eastAsia="Arial" w:cs="Arial"/>
          <w:b w:val="0"/>
          <w:bCs w:val="0"/>
          <w:color w:val="auto"/>
        </w:rPr>
        <w:t xml:space="preserve"> you</w:t>
      </w:r>
      <w:r w:rsidRPr="5CD14165" w:rsidR="3E1858AC">
        <w:rPr>
          <w:rFonts w:ascii="Arial" w:hAnsi="Arial" w:eastAsia="Arial" w:cs="Arial"/>
          <w:b w:val="0"/>
          <w:bCs w:val="0"/>
          <w:color w:val="auto"/>
        </w:rPr>
        <w:t xml:space="preserve"> see staged changes and the files that </w:t>
      </w:r>
      <w:r w:rsidRPr="5CD14165" w:rsidR="4CD52310">
        <w:rPr>
          <w:rFonts w:ascii="Arial" w:hAnsi="Arial" w:eastAsia="Arial" w:cs="Arial"/>
          <w:b w:val="0"/>
          <w:bCs w:val="0"/>
          <w:color w:val="auto"/>
        </w:rPr>
        <w:t>Git</w:t>
      </w:r>
      <w:r w:rsidRPr="5CD14165" w:rsidR="005938B9">
        <w:rPr>
          <w:rFonts w:ascii="Arial" w:hAnsi="Arial" w:eastAsia="Arial" w:cs="Arial"/>
          <w:b w:val="0"/>
          <w:bCs w:val="0"/>
          <w:color w:val="auto"/>
        </w:rPr>
        <w:t xml:space="preserve"> is not tracking</w:t>
      </w:r>
      <w:r w:rsidRPr="5CD14165" w:rsidR="3E1858AC">
        <w:rPr>
          <w:rFonts w:ascii="Arial" w:hAnsi="Arial" w:eastAsia="Arial" w:cs="Arial"/>
          <w:b w:val="0"/>
          <w:bCs w:val="0"/>
          <w:color w:val="auto"/>
        </w:rPr>
        <w:t xml:space="preserve">. </w:t>
      </w:r>
    </w:p>
    <w:p w:rsidR="00AF1644" w:rsidP="5CD14165" w:rsidRDefault="00AF1644" w14:paraId="3E6FE3FB" w14:textId="1CCF15C0">
      <w:pPr>
        <w:pStyle w:val="paragraph"/>
        <w:spacing w:before="0" w:beforeAutospacing="off" w:after="0" w:afterAutospacing="off" w:line="276" w:lineRule="auto"/>
        <w:textAlignment w:val="baseline"/>
        <w:rPr>
          <w:rStyle w:val="eop"/>
          <w:rFonts w:ascii="Arial" w:hAnsi="Arial" w:eastAsia="Arial" w:cs="Arial"/>
          <w:b w:val="0"/>
          <w:bCs w:val="0"/>
          <w:color w:val="auto"/>
        </w:rPr>
      </w:pPr>
    </w:p>
    <w:p w:rsidRPr="00AF1644" w:rsidR="00D10FCA" w:rsidP="000A08C2" w:rsidRDefault="00D10FCA" w14:paraId="7D34D2B6" w14:textId="7E636BF4">
      <w:pPr>
        <w:pStyle w:val="paragraph"/>
        <w:spacing w:before="0" w:beforeAutospacing="0" w:after="0" w:afterAutospacing="0" w:line="276" w:lineRule="auto"/>
        <w:textAlignment w:val="baseline"/>
        <w:rPr>
          <w:rStyle w:val="eop"/>
          <w:rFonts w:ascii="Arial" w:hAnsi="Arial" w:eastAsia="Arial" w:cs="Arial"/>
          <w:b/>
          <w:bCs/>
          <w:color w:val="000000"/>
        </w:rPr>
      </w:pPr>
      <w:r w:rsidRPr="7DE804B7">
        <w:rPr>
          <w:rStyle w:val="eop"/>
          <w:rFonts w:ascii="Arial" w:hAnsi="Arial" w:eastAsia="Arial" w:cs="Arial"/>
          <w:b/>
          <w:color w:val="000000" w:themeColor="text1"/>
        </w:rPr>
        <w:t>Command</w:t>
      </w:r>
    </w:p>
    <w:p w:rsidR="00D10FCA" w:rsidP="000A08C2" w:rsidRDefault="00D10FCA" w14:paraId="0625BA9D" w14:textId="09C7B26D">
      <w:pPr>
        <w:pStyle w:val="paragraph"/>
        <w:spacing w:before="0" w:beforeAutospacing="0" w:after="0" w:afterAutospacing="0" w:line="276" w:lineRule="auto"/>
        <w:ind w:firstLine="720"/>
        <w:textAlignment w:val="baseline"/>
        <w:rPr>
          <w:rStyle w:val="eop"/>
          <w:rFonts w:ascii="Arial" w:hAnsi="Arial" w:eastAsia="Arial" w:cs="Arial"/>
          <w:color w:val="000000" w:themeColor="text1"/>
        </w:rPr>
      </w:pPr>
    </w:p>
    <w:p w:rsidRPr="00D10FCA" w:rsidR="00D229F4" w:rsidP="7DE804B7" w:rsidRDefault="00D229F4" w14:paraId="4AE9A8C7" w14:textId="3D7D2CA0">
      <w:pPr>
        <w:pStyle w:val="paragraph"/>
        <w:shd w:val="clear" w:color="auto" w:fill="D9D9D9" w:themeFill="background1" w:themeFillShade="D9"/>
        <w:spacing w:before="0" w:beforeAutospacing="0" w:after="0" w:afterAutospacing="0" w:line="276" w:lineRule="auto"/>
        <w:ind w:firstLine="720"/>
        <w:textAlignment w:val="baseline"/>
        <w:rPr>
          <w:rStyle w:val="eop"/>
          <w:rFonts w:ascii="Consolas" w:hAnsi="Consolas" w:eastAsia="Arial" w:cs="Arial"/>
          <w:color w:val="000000" w:themeColor="text1"/>
        </w:rPr>
      </w:pPr>
      <w:r w:rsidRPr="7DE804B7">
        <w:rPr>
          <w:rStyle w:val="eop"/>
          <w:rFonts w:ascii="Consolas" w:hAnsi="Consolas" w:eastAsia="Arial" w:cs="Arial"/>
          <w:color w:val="000000" w:themeColor="text1"/>
        </w:rPr>
        <w:t>git status</w:t>
      </w:r>
    </w:p>
    <w:p w:rsidR="00D229F4" w:rsidP="000A08C2" w:rsidRDefault="00D229F4" w14:paraId="0DBA0570" w14:textId="346F63A5">
      <w:pPr>
        <w:pStyle w:val="paragraph"/>
        <w:spacing w:before="0" w:beforeAutospacing="0" w:after="0" w:afterAutospacing="0" w:line="276" w:lineRule="auto"/>
        <w:textAlignment w:val="baseline"/>
        <w:rPr>
          <w:rStyle w:val="eop"/>
          <w:rFonts w:ascii="Arial" w:hAnsi="Arial" w:eastAsia="Arial" w:cs="Arial"/>
          <w:color w:val="000000"/>
        </w:rPr>
      </w:pPr>
    </w:p>
    <w:p w:rsidR="00846C3E" w:rsidP="000A08C2" w:rsidRDefault="00846C3E" w14:paraId="4ED7B06A" w14:textId="498899D4">
      <w:pPr>
        <w:pStyle w:val="paragraph"/>
        <w:spacing w:before="0" w:beforeAutospacing="0" w:after="0" w:afterAutospacing="0" w:line="276" w:lineRule="auto"/>
        <w:textAlignment w:val="baseline"/>
        <w:rPr>
          <w:rStyle w:val="eop"/>
          <w:rFonts w:ascii="Arial" w:hAnsi="Arial" w:eastAsia="Arial" w:cs="Arial"/>
          <w:color w:val="000000"/>
        </w:rPr>
      </w:pPr>
      <w:r w:rsidRPr="7DE804B7">
        <w:rPr>
          <w:rStyle w:val="eop"/>
          <w:rFonts w:ascii="Arial" w:hAnsi="Arial" w:eastAsia="Arial" w:cs="Arial"/>
          <w:b/>
          <w:color w:val="000000" w:themeColor="text1"/>
        </w:rPr>
        <w:t>Output</w:t>
      </w:r>
    </w:p>
    <w:p w:rsidR="00846C3E" w:rsidP="000A08C2" w:rsidRDefault="00846C3E" w14:paraId="1805BC7C" w14:textId="77777777">
      <w:pPr>
        <w:pStyle w:val="paragraph"/>
        <w:spacing w:before="0" w:beforeAutospacing="0" w:after="0" w:afterAutospacing="0" w:line="276" w:lineRule="auto"/>
        <w:textAlignment w:val="baseline"/>
        <w:rPr>
          <w:rStyle w:val="eop"/>
          <w:rFonts w:ascii="Arial" w:hAnsi="Arial" w:eastAsia="Arial" w:cs="Arial"/>
          <w:color w:val="000000"/>
        </w:rPr>
      </w:pPr>
    </w:p>
    <w:p w:rsidR="00D229F4" w:rsidP="7DE804B7" w:rsidRDefault="00D229F4" w14:paraId="304E6F22" w14:textId="4C957146">
      <w:pPr>
        <w:pStyle w:val="paragraph"/>
        <w:spacing w:before="0" w:beforeAutospacing="0" w:after="0" w:afterAutospacing="0" w:line="276" w:lineRule="auto"/>
        <w:ind w:left="576"/>
        <w:textAlignment w:val="baseline"/>
        <w:rPr>
          <w:rStyle w:val="eop"/>
          <w:rFonts w:ascii="Arial" w:hAnsi="Arial" w:eastAsia="Arial" w:cs="Arial"/>
          <w:color w:val="000000"/>
        </w:rPr>
      </w:pPr>
      <w:r w:rsidRPr="00D229F4">
        <w:rPr>
          <w:rStyle w:val="eop"/>
          <w:rFonts w:ascii="Arial" w:hAnsi="Arial" w:eastAsia="Arial" w:cs="Arial"/>
          <w:noProof/>
          <w:color w:val="000000"/>
        </w:rPr>
        <w:drawing>
          <wp:inline distT="0" distB="0" distL="0" distR="0" wp14:anchorId="4BA51CE8" wp14:editId="1256E17F">
            <wp:extent cx="5467672" cy="141732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22"/>
                    <a:srcRect r="40813"/>
                    <a:stretch/>
                  </pic:blipFill>
                  <pic:spPr bwMode="auto">
                    <a:xfrm>
                      <a:off x="0" y="0"/>
                      <a:ext cx="5499831" cy="1425656"/>
                    </a:xfrm>
                    <a:prstGeom prst="rect">
                      <a:avLst/>
                    </a:prstGeom>
                    <a:ln>
                      <a:noFill/>
                    </a:ln>
                    <a:extLst>
                      <a:ext uri="{53640926-AAD7-44D8-BBD7-CCE9431645EC}">
                        <a14:shadowObscured xmlns:a14="http://schemas.microsoft.com/office/drawing/2010/main"/>
                      </a:ext>
                    </a:extLst>
                  </pic:spPr>
                </pic:pic>
              </a:graphicData>
            </a:graphic>
          </wp:inline>
        </w:drawing>
      </w:r>
    </w:p>
    <w:p w:rsidR="00C25F3F" w:rsidP="000A08C2" w:rsidRDefault="00C25F3F" w14:paraId="1DC19061" w14:textId="2FBD1DE8">
      <w:pPr>
        <w:pStyle w:val="paragraph"/>
        <w:spacing w:before="0" w:beforeAutospacing="0" w:after="0" w:afterAutospacing="0" w:line="276" w:lineRule="auto"/>
        <w:textAlignment w:val="baseline"/>
        <w:rPr>
          <w:rStyle w:val="eop"/>
          <w:rFonts w:ascii="Arial" w:hAnsi="Arial" w:eastAsia="Arial" w:cs="Arial"/>
          <w:color w:val="000000"/>
        </w:rPr>
      </w:pPr>
    </w:p>
    <w:p w:rsidR="00DC0787" w:rsidP="000A08C2" w:rsidRDefault="440E6D3C" w14:paraId="71434423" w14:textId="018E70FC">
      <w:pPr>
        <w:pStyle w:val="paragraph"/>
        <w:spacing w:before="0" w:beforeAutospacing="0" w:after="0" w:afterAutospacing="0" w:line="276" w:lineRule="auto"/>
        <w:rPr>
          <w:rStyle w:val="eop"/>
          <w:rFonts w:ascii="Arial" w:hAnsi="Arial" w:eastAsia="Arial" w:cs="Arial"/>
          <w:color w:val="000000" w:themeColor="text1"/>
        </w:rPr>
      </w:pPr>
      <w:r w:rsidRPr="7DE804B7">
        <w:rPr>
          <w:rStyle w:val="eop"/>
          <w:rFonts w:ascii="Arial" w:hAnsi="Arial" w:eastAsia="Arial" w:cs="Arial"/>
          <w:b/>
          <w:bCs/>
          <w:color w:val="000000" w:themeColor="text1"/>
        </w:rPr>
        <w:t>G</w:t>
      </w:r>
      <w:r w:rsidRPr="7DE804B7" w:rsidR="14AFA2CF">
        <w:rPr>
          <w:rStyle w:val="eop"/>
          <w:rFonts w:ascii="Arial" w:hAnsi="Arial" w:eastAsia="Arial" w:cs="Arial"/>
          <w:b/>
          <w:bCs/>
          <w:color w:val="000000" w:themeColor="text1"/>
        </w:rPr>
        <w:t>it</w:t>
      </w:r>
      <w:r w:rsidRPr="5D85DAFB" w:rsidR="00AF1644">
        <w:rPr>
          <w:rStyle w:val="eop"/>
          <w:rFonts w:ascii="Arial" w:hAnsi="Arial" w:eastAsia="Arial" w:cs="Arial"/>
          <w:b/>
          <w:bCs/>
          <w:color w:val="000000" w:themeColor="text1"/>
        </w:rPr>
        <w:t xml:space="preserve"> add</w:t>
      </w:r>
    </w:p>
    <w:p w:rsidR="00DC0787" w:rsidP="000A08C2" w:rsidRDefault="00DC0787" w14:paraId="393C9093" w14:textId="77777777">
      <w:pPr>
        <w:pStyle w:val="paragraph"/>
        <w:spacing w:before="0" w:beforeAutospacing="0" w:after="0" w:afterAutospacing="0" w:line="276" w:lineRule="auto"/>
        <w:rPr>
          <w:rStyle w:val="eop"/>
          <w:rFonts w:ascii="Arial" w:hAnsi="Arial" w:eastAsia="Arial" w:cs="Arial"/>
          <w:color w:val="000000" w:themeColor="text1"/>
        </w:rPr>
      </w:pPr>
    </w:p>
    <w:p w:rsidR="00AF1644" w:rsidP="000A08C2" w:rsidRDefault="00AF1644" w14:paraId="47D6738A" w14:textId="0EE31A44">
      <w:pPr>
        <w:pStyle w:val="paragraph"/>
        <w:spacing w:before="0" w:beforeAutospacing="0" w:after="0" w:afterAutospacing="0" w:line="276" w:lineRule="auto"/>
        <w:rPr>
          <w:rStyle w:val="eop"/>
          <w:rFonts w:ascii="Arial" w:hAnsi="Arial" w:eastAsia="Arial" w:cs="Arial"/>
          <w:color w:val="000000"/>
        </w:rPr>
      </w:pPr>
      <w:r w:rsidRPr="5D85DAFB">
        <w:rPr>
          <w:rStyle w:val="eop"/>
          <w:rFonts w:ascii="Arial" w:hAnsi="Arial" w:eastAsia="Arial" w:cs="Arial"/>
          <w:color w:val="000000" w:themeColor="text1"/>
        </w:rPr>
        <w:t>This command will add all new files added in your branch.</w:t>
      </w:r>
      <w:r w:rsidRPr="5D85DAFB" w:rsidDel="00DC0787" w:rsidR="39D67B47">
        <w:rPr>
          <w:rStyle w:val="eop"/>
          <w:rFonts w:ascii="Arial" w:hAnsi="Arial" w:eastAsia="Arial" w:cs="Arial"/>
          <w:color w:val="000000" w:themeColor="text1"/>
        </w:rPr>
        <w:t xml:space="preserve"> </w:t>
      </w:r>
      <w:r w:rsidRPr="7DE804B7" w:rsidR="00DC0787">
        <w:rPr>
          <w:rStyle w:val="eop"/>
          <w:rFonts w:ascii="Arial" w:hAnsi="Arial" w:eastAsia="Arial" w:cs="Arial"/>
          <w:color w:val="000000" w:themeColor="text1"/>
        </w:rPr>
        <w:t xml:space="preserve">Add the hello.txt file to </w:t>
      </w:r>
      <w:r w:rsidRPr="7DE804B7" w:rsidR="00846C3E">
        <w:rPr>
          <w:rStyle w:val="eop"/>
          <w:rFonts w:ascii="Arial" w:hAnsi="Arial" w:eastAsia="Arial" w:cs="Arial"/>
          <w:color w:val="000000" w:themeColor="text1"/>
        </w:rPr>
        <w:t>git.</w:t>
      </w:r>
    </w:p>
    <w:p w:rsidR="00846C3E" w:rsidP="000A08C2" w:rsidRDefault="00846C3E" w14:paraId="4095D5EA" w14:textId="77777777">
      <w:pPr>
        <w:pStyle w:val="paragraph"/>
        <w:spacing w:before="0" w:beforeAutospacing="0" w:after="0" w:afterAutospacing="0" w:line="276" w:lineRule="auto"/>
        <w:rPr>
          <w:rStyle w:val="eop"/>
          <w:rFonts w:ascii="Arial" w:hAnsi="Arial" w:eastAsia="Arial" w:cs="Arial"/>
          <w:color w:val="000000"/>
        </w:rPr>
      </w:pPr>
    </w:p>
    <w:p w:rsidR="00846C3E" w:rsidP="000A08C2" w:rsidRDefault="00846C3E" w14:paraId="3C8F6989" w14:textId="7B6A66FB">
      <w:pPr>
        <w:pStyle w:val="paragraph"/>
        <w:spacing w:before="0" w:beforeAutospacing="0" w:after="0" w:afterAutospacing="0" w:line="276" w:lineRule="auto"/>
        <w:rPr>
          <w:rStyle w:val="eop"/>
          <w:rFonts w:ascii="Arial" w:hAnsi="Arial" w:eastAsia="Arial" w:cs="Arial"/>
          <w:color w:val="000000"/>
        </w:rPr>
      </w:pPr>
      <w:r w:rsidRPr="7DE804B7">
        <w:rPr>
          <w:rStyle w:val="eop"/>
          <w:rFonts w:ascii="Arial" w:hAnsi="Arial" w:eastAsia="Arial" w:cs="Arial"/>
          <w:b/>
          <w:color w:val="000000" w:themeColor="text1"/>
        </w:rPr>
        <w:t>Command</w:t>
      </w:r>
    </w:p>
    <w:p w:rsidR="00846C3E" w:rsidP="7DE804B7" w:rsidRDefault="00846C3E" w14:paraId="2179388B" w14:textId="755F35E1">
      <w:pPr>
        <w:pStyle w:val="paragraph"/>
        <w:spacing w:before="0" w:beforeAutospacing="0" w:after="0" w:afterAutospacing="0" w:line="276" w:lineRule="auto"/>
        <w:rPr>
          <w:rStyle w:val="eop"/>
          <w:rFonts w:ascii="Arial" w:hAnsi="Arial" w:eastAsia="Arial" w:cs="Arial"/>
          <w:color w:val="000000"/>
        </w:rPr>
      </w:pPr>
    </w:p>
    <w:p w:rsidRPr="00846C3E" w:rsidR="00A84AAE" w:rsidP="4A8E4230" w:rsidRDefault="00A84AAE" w14:paraId="053122C7" w14:textId="34D31C24">
      <w:pPr>
        <w:pStyle w:val="paragraph"/>
        <w:shd w:val="clear" w:color="auto" w:fill="D9D9D9" w:themeFill="background1" w:themeFillShade="D9"/>
        <w:spacing w:before="0" w:beforeAutospacing="off" w:after="0" w:afterAutospacing="off" w:line="276" w:lineRule="auto"/>
        <w:ind w:firstLine="720"/>
        <w:textAlignment w:val="baseline"/>
        <w:rPr>
          <w:rStyle w:val="eop"/>
          <w:rFonts w:ascii="Consolas" w:hAnsi="Consolas" w:eastAsia="Arial" w:cs="Arial"/>
          <w:color w:val="000000" w:themeColor="text1"/>
        </w:rPr>
      </w:pPr>
      <w:r w:rsidRPr="4A8E4230" w:rsidR="00A84AAE">
        <w:rPr>
          <w:rStyle w:val="eop"/>
          <w:rFonts w:ascii="Consolas" w:hAnsi="Consolas" w:eastAsia="Arial" w:cs="Arial"/>
          <w:color w:val="000000" w:themeColor="text1" w:themeTint="FF" w:themeShade="FF"/>
        </w:rPr>
        <w:t xml:space="preserve">git </w:t>
      </w:r>
      <w:r w:rsidRPr="4A8E4230" w:rsidR="00A84AAE">
        <w:rPr>
          <w:rStyle w:val="eop"/>
          <w:rFonts w:ascii="Consolas" w:hAnsi="Consolas" w:eastAsia="Arial" w:cs="Arial"/>
          <w:color w:val="000000" w:themeColor="text1" w:themeTint="FF" w:themeShade="FF"/>
        </w:rPr>
        <w:t>add –</w:t>
      </w:r>
      <w:r w:rsidRPr="4A8E4230" w:rsidR="749BA428">
        <w:rPr>
          <w:rStyle w:val="eop"/>
          <w:rFonts w:ascii="Consolas" w:hAnsi="Consolas" w:eastAsia="Arial" w:cs="Arial"/>
          <w:color w:val="000000" w:themeColor="text1" w:themeTint="FF" w:themeShade="FF"/>
        </w:rPr>
        <w:t>-</w:t>
      </w:r>
      <w:r w:rsidRPr="4A8E4230" w:rsidR="00A84AAE">
        <w:rPr>
          <w:rStyle w:val="eop"/>
          <w:rFonts w:ascii="Consolas" w:hAnsi="Consolas" w:eastAsia="Arial" w:cs="Arial"/>
          <w:color w:val="000000" w:themeColor="text1" w:themeTint="FF" w:themeShade="FF"/>
        </w:rPr>
        <w:t>all</w:t>
      </w:r>
    </w:p>
    <w:p w:rsidR="00432859" w:rsidP="000A08C2" w:rsidRDefault="00432859" w14:paraId="0A52197F" w14:textId="0AA8D197">
      <w:pPr>
        <w:pStyle w:val="paragraph"/>
        <w:spacing w:before="0" w:beforeAutospacing="0" w:after="0" w:afterAutospacing="0" w:line="276" w:lineRule="auto"/>
        <w:textAlignment w:val="baseline"/>
        <w:rPr>
          <w:rStyle w:val="eop"/>
          <w:rFonts w:ascii="Arial" w:hAnsi="Arial" w:eastAsia="Arial" w:cs="Arial"/>
          <w:color w:val="000000"/>
        </w:rPr>
      </w:pPr>
    </w:p>
    <w:p w:rsidR="00846C3E" w:rsidP="000A08C2" w:rsidRDefault="00846C3E" w14:paraId="177FDD4F" w14:textId="4CB3E90F">
      <w:pPr>
        <w:pStyle w:val="paragraph"/>
        <w:spacing w:before="0" w:beforeAutospacing="0" w:after="0" w:afterAutospacing="0" w:line="276" w:lineRule="auto"/>
        <w:textAlignment w:val="baseline"/>
        <w:rPr>
          <w:rStyle w:val="eop"/>
          <w:rFonts w:ascii="Arial" w:hAnsi="Arial" w:eastAsia="Arial" w:cs="Arial"/>
          <w:color w:val="000000"/>
        </w:rPr>
      </w:pPr>
      <w:r w:rsidRPr="7DE804B7">
        <w:rPr>
          <w:rStyle w:val="eop"/>
          <w:rFonts w:ascii="Arial" w:hAnsi="Arial" w:eastAsia="Arial" w:cs="Arial"/>
          <w:b/>
          <w:color w:val="000000" w:themeColor="text1"/>
        </w:rPr>
        <w:t>Output</w:t>
      </w:r>
    </w:p>
    <w:p w:rsidR="00A84AAE" w:rsidP="000A08C2" w:rsidRDefault="00A84AAE" w14:paraId="39AABF2D" w14:textId="333C14FF">
      <w:pPr>
        <w:pStyle w:val="paragraph"/>
        <w:spacing w:before="0" w:beforeAutospacing="0" w:after="0" w:afterAutospacing="0" w:line="276" w:lineRule="auto"/>
        <w:textAlignment w:val="baseline"/>
        <w:rPr>
          <w:rStyle w:val="eop"/>
          <w:rFonts w:ascii="Arial" w:hAnsi="Arial" w:eastAsia="Arial" w:cs="Arial"/>
          <w:color w:val="000000"/>
        </w:rPr>
      </w:pPr>
    </w:p>
    <w:p w:rsidR="00A84AAE" w:rsidP="7DE804B7" w:rsidRDefault="00A84AAE" w14:paraId="22FE55C0" w14:textId="3A1AA868">
      <w:pPr>
        <w:pStyle w:val="paragraph"/>
        <w:spacing w:before="0" w:beforeAutospacing="0" w:after="0" w:afterAutospacing="0" w:line="276" w:lineRule="auto"/>
        <w:ind w:left="-1440"/>
        <w:jc w:val="center"/>
        <w:textAlignment w:val="baseline"/>
        <w:rPr>
          <w:rFonts w:ascii="Arial" w:hAnsi="Arial" w:eastAsia="Arial" w:cs="Arial"/>
          <w:color w:val="000000"/>
        </w:rPr>
      </w:pPr>
      <w:r w:rsidRPr="00A84AAE">
        <w:rPr>
          <w:rFonts w:ascii="Arial" w:hAnsi="Arial" w:eastAsia="Arial" w:cs="Arial"/>
          <w:noProof/>
          <w:color w:val="000000"/>
        </w:rPr>
        <w:drawing>
          <wp:inline distT="0" distB="0" distL="0" distR="0" wp14:anchorId="4ECCAF68" wp14:editId="28BF9089">
            <wp:extent cx="2773400" cy="11049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84208"/>
                    <a:stretch/>
                  </pic:blipFill>
                  <pic:spPr bwMode="auto">
                    <a:xfrm>
                      <a:off x="0" y="0"/>
                      <a:ext cx="2800582" cy="1115729"/>
                    </a:xfrm>
                    <a:prstGeom prst="rect">
                      <a:avLst/>
                    </a:prstGeom>
                    <a:ln>
                      <a:noFill/>
                    </a:ln>
                    <a:extLst>
                      <a:ext uri="{53640926-AAD7-44D8-BBD7-CCE9431645EC}">
                        <a14:shadowObscured xmlns:a14="http://schemas.microsoft.com/office/drawing/2010/main"/>
                      </a:ext>
                    </a:extLst>
                  </pic:spPr>
                </pic:pic>
              </a:graphicData>
            </a:graphic>
          </wp:inline>
        </w:drawing>
      </w:r>
    </w:p>
    <w:p w:rsidR="4A8E4230" w:rsidP="4A8E4230" w:rsidRDefault="4A8E4230" w14:paraId="76B6E99F" w14:textId="113548D4">
      <w:pPr>
        <w:pStyle w:val="paragraph"/>
        <w:spacing w:before="0" w:beforeAutospacing="off" w:after="0" w:afterAutospacing="off" w:line="276" w:lineRule="auto"/>
        <w:rPr>
          <w:rFonts w:ascii="Arial" w:hAnsi="Arial" w:eastAsia="Arial" w:cs="Arial"/>
          <w:b w:val="1"/>
          <w:bCs w:val="1"/>
          <w:color w:val="000000" w:themeColor="text1" w:themeTint="FF" w:themeShade="FF"/>
        </w:rPr>
      </w:pPr>
    </w:p>
    <w:p w:rsidR="39DCA06B" w:rsidP="4A8E4230" w:rsidRDefault="39DCA06B" w14:paraId="54B04DB7" w14:textId="7711C560">
      <w:pPr>
        <w:pStyle w:val="paragraph"/>
        <w:spacing w:before="0" w:beforeAutospacing="off" w:after="0" w:afterAutospacing="off" w:line="276" w:lineRule="auto"/>
        <w:rPr>
          <w:rFonts w:ascii="Arial" w:hAnsi="Arial" w:eastAsia="Arial" w:cs="Arial"/>
          <w:b w:val="0"/>
          <w:bCs w:val="0"/>
          <w:color w:val="000000" w:themeColor="text1" w:themeTint="FF" w:themeShade="FF"/>
        </w:rPr>
      </w:pPr>
      <w:r w:rsidRPr="5CD14165" w:rsidR="39DCA06B">
        <w:rPr>
          <w:rFonts w:ascii="Arial" w:hAnsi="Arial" w:eastAsia="Arial" w:cs="Arial"/>
          <w:b w:val="0"/>
          <w:bCs w:val="0"/>
          <w:color w:val="000000" w:themeColor="text1" w:themeTint="FF" w:themeShade="FF"/>
        </w:rPr>
        <w:t>Note: Windows users may not see an output</w:t>
      </w:r>
    </w:p>
    <w:p w:rsidR="5CD14165" w:rsidP="5CD14165" w:rsidRDefault="5CD14165" w14:paraId="5331AD07" w14:textId="69DF74E1">
      <w:pPr>
        <w:pStyle w:val="paragraph"/>
        <w:spacing w:before="0" w:beforeAutospacing="off" w:after="0" w:afterAutospacing="off" w:line="276" w:lineRule="auto"/>
        <w:rPr>
          <w:rFonts w:ascii="Arial" w:hAnsi="Arial" w:eastAsia="Arial" w:cs="Arial"/>
          <w:b w:val="0"/>
          <w:bCs w:val="0"/>
          <w:color w:val="000000" w:themeColor="text1" w:themeTint="FF" w:themeShade="FF"/>
        </w:rPr>
      </w:pPr>
    </w:p>
    <w:p w:rsidR="00846C3E" w:rsidP="7DE804B7" w:rsidRDefault="0C3B8B36" w14:paraId="3AF7E944" w14:textId="6EC6FC8F">
      <w:pPr>
        <w:pStyle w:val="paragraph"/>
        <w:spacing w:before="0" w:beforeAutospacing="0" w:after="0" w:afterAutospacing="0" w:line="276" w:lineRule="auto"/>
        <w:rPr>
          <w:rFonts w:ascii="Arial" w:hAnsi="Arial" w:eastAsia="Arial" w:cs="Arial"/>
          <w:color w:val="000000" w:themeColor="text1"/>
        </w:rPr>
      </w:pPr>
      <w:r w:rsidRPr="7DE804B7">
        <w:rPr>
          <w:rFonts w:ascii="Arial" w:hAnsi="Arial" w:eastAsia="Arial" w:cs="Arial"/>
          <w:b/>
          <w:bCs/>
          <w:color w:val="000000" w:themeColor="text1"/>
        </w:rPr>
        <w:t>G</w:t>
      </w:r>
      <w:r w:rsidRPr="7DE804B7" w:rsidR="14AFA2CF">
        <w:rPr>
          <w:rFonts w:ascii="Arial" w:hAnsi="Arial" w:eastAsia="Arial" w:cs="Arial"/>
          <w:b/>
          <w:bCs/>
          <w:color w:val="000000" w:themeColor="text1"/>
        </w:rPr>
        <w:t>it</w:t>
      </w:r>
      <w:r w:rsidRPr="5D85DAFB" w:rsidR="00AF1644">
        <w:rPr>
          <w:rFonts w:ascii="Arial" w:hAnsi="Arial" w:eastAsia="Arial" w:cs="Arial"/>
          <w:b/>
          <w:bCs/>
          <w:color w:val="000000" w:themeColor="text1"/>
        </w:rPr>
        <w:t xml:space="preserve"> commit</w:t>
      </w:r>
    </w:p>
    <w:p w:rsidR="00AF1644" w:rsidP="5CD14165" w:rsidRDefault="00AF1644" w14:paraId="64412127" w14:textId="0A494B16">
      <w:pPr>
        <w:pStyle w:val="paragraph"/>
        <w:spacing w:line="276" w:lineRule="auto"/>
        <w:jc w:val="both"/>
        <w:rPr>
          <w:rFonts w:ascii="Arial" w:hAnsi="Arial" w:eastAsia="Arial" w:cs="Arial"/>
          <w:color w:val="353740"/>
        </w:rPr>
      </w:pPr>
      <w:r w:rsidRPr="5CD14165" w:rsidR="00AF1644">
        <w:rPr>
          <w:rFonts w:ascii="Arial" w:hAnsi="Arial" w:eastAsia="Arial" w:cs="Arial"/>
          <w:color w:val="353740"/>
        </w:rPr>
        <w:t>The commit command is used to save changes to the local repository. It creates a point to which you can revert files to.</w:t>
      </w:r>
      <w:r w:rsidRPr="5CD14165" w:rsidR="68A0BDBB">
        <w:rPr>
          <w:rFonts w:ascii="Arial" w:hAnsi="Arial" w:eastAsia="Arial" w:cs="Arial"/>
          <w:color w:val="353740"/>
        </w:rPr>
        <w:t xml:space="preserve"> </w:t>
      </w:r>
      <w:r w:rsidRPr="5CD14165" w:rsidR="0C3B8B36">
        <w:rPr>
          <w:rFonts w:ascii="Arial" w:hAnsi="Arial" w:eastAsia="Arial" w:cs="Arial"/>
          <w:color w:val="353740"/>
        </w:rPr>
        <w:t>Commit your changes to the local repository.</w:t>
      </w:r>
    </w:p>
    <w:p w:rsidR="00846C3E" w:rsidP="7DE804B7" w:rsidRDefault="0C3B8B36" w14:paraId="047CBF79" w14:textId="0846F995">
      <w:pPr>
        <w:pStyle w:val="paragraph"/>
        <w:spacing w:line="276" w:lineRule="auto"/>
        <w:rPr>
          <w:rFonts w:ascii="Arial" w:hAnsi="Arial" w:eastAsia="Arial" w:cs="Arial"/>
          <w:color w:val="000000" w:themeColor="text1"/>
        </w:rPr>
      </w:pPr>
      <w:r w:rsidRPr="7DE804B7">
        <w:rPr>
          <w:rFonts w:ascii="Arial" w:hAnsi="Arial" w:eastAsia="Arial" w:cs="Arial"/>
          <w:b/>
          <w:bCs/>
          <w:color w:val="000000" w:themeColor="text1"/>
        </w:rPr>
        <w:t>C</w:t>
      </w:r>
      <w:r w:rsidRPr="7DE804B7" w:rsidR="6A11CE93">
        <w:rPr>
          <w:rFonts w:ascii="Arial" w:hAnsi="Arial" w:eastAsia="Arial" w:cs="Arial"/>
          <w:b/>
          <w:bCs/>
          <w:color w:val="000000" w:themeColor="text1"/>
        </w:rPr>
        <w:t>ommand</w:t>
      </w:r>
    </w:p>
    <w:p w:rsidRPr="00846C3E" w:rsidR="00A84AAE" w:rsidP="7DE804B7" w:rsidRDefault="00A84AAE" w14:paraId="46990087" w14:textId="011E0D6E">
      <w:pPr>
        <w:pStyle w:val="paragraph"/>
        <w:shd w:val="clear" w:color="auto" w:fill="D9D9D9" w:themeFill="background1" w:themeFillShade="D9"/>
        <w:spacing w:before="0" w:beforeAutospacing="0" w:after="0" w:afterAutospacing="0" w:line="276" w:lineRule="auto"/>
        <w:ind w:firstLine="720"/>
        <w:textAlignment w:val="baseline"/>
        <w:rPr>
          <w:rStyle w:val="eop"/>
          <w:rFonts w:ascii="Consolas" w:hAnsi="Consolas" w:eastAsia="Arial"/>
          <w:color w:val="000000" w:themeColor="text1"/>
        </w:rPr>
      </w:pPr>
      <w:r w:rsidRPr="7DE804B7">
        <w:rPr>
          <w:rStyle w:val="eop"/>
          <w:rFonts w:ascii="Consolas" w:hAnsi="Consolas" w:eastAsia="Arial"/>
        </w:rPr>
        <w:t xml:space="preserve">git commit -m </w:t>
      </w:r>
      <w:r w:rsidRPr="7DE804B7" w:rsidR="71C3A925">
        <w:rPr>
          <w:rStyle w:val="eop"/>
          <w:rFonts w:ascii="Consolas" w:hAnsi="Consolas" w:eastAsia="Arial"/>
        </w:rPr>
        <w:t>"</w:t>
      </w:r>
      <w:r w:rsidRPr="7DE804B7">
        <w:rPr>
          <w:rStyle w:val="eop"/>
          <w:rFonts w:ascii="Consolas" w:hAnsi="Consolas" w:eastAsia="Arial"/>
        </w:rPr>
        <w:t>Learning</w:t>
      </w:r>
      <w:r w:rsidRPr="7DE804B7" w:rsidR="71C3A925">
        <w:rPr>
          <w:rStyle w:val="eop"/>
          <w:rFonts w:ascii="Consolas" w:hAnsi="Consolas" w:eastAsia="Arial"/>
        </w:rPr>
        <w:t>"</w:t>
      </w:r>
    </w:p>
    <w:p w:rsidR="00A84AAE" w:rsidP="000A08C2" w:rsidRDefault="00A84AAE" w14:paraId="7AD5710F" w14:textId="695F51AB">
      <w:pPr>
        <w:pStyle w:val="paragraph"/>
        <w:spacing w:before="0" w:beforeAutospacing="0" w:after="0" w:afterAutospacing="0" w:line="276" w:lineRule="auto"/>
        <w:textAlignment w:val="baseline"/>
        <w:rPr>
          <w:rFonts w:ascii="Arial" w:hAnsi="Arial" w:eastAsia="Arial" w:cs="Arial"/>
          <w:color w:val="000000"/>
        </w:rPr>
      </w:pPr>
    </w:p>
    <w:p w:rsidR="00A84AAE" w:rsidP="7DE804B7" w:rsidRDefault="00A84AAE" w14:paraId="08CD0BD4" w14:textId="75F517FF">
      <w:pPr>
        <w:pStyle w:val="paragraph"/>
        <w:spacing w:before="0" w:beforeAutospacing="0" w:after="0" w:afterAutospacing="0" w:line="276" w:lineRule="auto"/>
        <w:ind w:left="-576"/>
        <w:jc w:val="center"/>
        <w:textAlignment w:val="baseline"/>
        <w:rPr>
          <w:rFonts w:ascii="Arial" w:hAnsi="Arial" w:eastAsia="Arial" w:cs="Arial"/>
          <w:color w:val="000000"/>
        </w:rPr>
      </w:pPr>
      <w:r w:rsidRPr="00A84AAE">
        <w:rPr>
          <w:rFonts w:ascii="Arial" w:hAnsi="Arial" w:eastAsia="Arial" w:cs="Arial"/>
          <w:noProof/>
          <w:color w:val="000000"/>
        </w:rPr>
        <w:drawing>
          <wp:inline distT="0" distB="0" distL="0" distR="0" wp14:anchorId="4AAB76A1" wp14:editId="10EE445A">
            <wp:extent cx="3976255" cy="10668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0949" b="2839"/>
                    <a:stretch/>
                  </pic:blipFill>
                  <pic:spPr bwMode="auto">
                    <a:xfrm>
                      <a:off x="0" y="0"/>
                      <a:ext cx="4000054" cy="1073185"/>
                    </a:xfrm>
                    <a:prstGeom prst="rect">
                      <a:avLst/>
                    </a:prstGeom>
                    <a:ln>
                      <a:noFill/>
                    </a:ln>
                    <a:extLst>
                      <a:ext uri="{53640926-AAD7-44D8-BBD7-CCE9431645EC}">
                        <a14:shadowObscured xmlns:a14="http://schemas.microsoft.com/office/drawing/2010/main"/>
                      </a:ext>
                    </a:extLst>
                  </pic:spPr>
                </pic:pic>
              </a:graphicData>
            </a:graphic>
          </wp:inline>
        </w:drawing>
      </w:r>
    </w:p>
    <w:p w:rsidR="00846C3E" w:rsidP="000A08C2" w:rsidRDefault="00846C3E" w14:paraId="6BF1ABFD" w14:textId="201496E2">
      <w:pPr>
        <w:pStyle w:val="paragraph"/>
        <w:spacing w:after="0" w:line="276" w:lineRule="auto"/>
        <w:rPr>
          <w:rFonts w:ascii="Arial" w:hAnsi="Arial" w:eastAsia="Arial" w:cs="Arial"/>
          <w:color w:val="353740"/>
        </w:rPr>
      </w:pPr>
      <w:r>
        <w:rPr>
          <w:rFonts w:ascii="Arial" w:hAnsi="Arial" w:eastAsia="Arial" w:cs="Arial"/>
          <w:b/>
          <w:bCs/>
          <w:color w:val="000000" w:themeColor="text1"/>
        </w:rPr>
        <w:t>G</w:t>
      </w:r>
      <w:r w:rsidRPr="71D49327">
        <w:rPr>
          <w:rFonts w:ascii="Arial" w:hAnsi="Arial" w:eastAsia="Arial" w:cs="Arial"/>
          <w:b/>
          <w:bCs/>
          <w:color w:val="000000" w:themeColor="text1"/>
        </w:rPr>
        <w:t xml:space="preserve">it </w:t>
      </w:r>
      <w:r w:rsidRPr="71D49327" w:rsidR="1D4535F5">
        <w:rPr>
          <w:rFonts w:ascii="Arial" w:hAnsi="Arial" w:eastAsia="Arial" w:cs="Arial"/>
          <w:b/>
          <w:bCs/>
          <w:color w:val="000000" w:themeColor="text1"/>
        </w:rPr>
        <w:t>push</w:t>
      </w:r>
    </w:p>
    <w:p w:rsidRPr="009A442A" w:rsidR="00B42F3F" w:rsidP="5CD14165" w:rsidRDefault="2D655E3F" w14:paraId="3C928952" w14:textId="6FDEFA7D">
      <w:pPr>
        <w:pStyle w:val="paragraph"/>
        <w:spacing w:after="0" w:line="276" w:lineRule="auto"/>
        <w:jc w:val="both"/>
        <w:rPr>
          <w:rFonts w:ascii="Arial" w:hAnsi="Arial" w:eastAsia="Arial" w:cs="Arial"/>
          <w:color w:val="353740"/>
        </w:rPr>
      </w:pPr>
      <w:r w:rsidRPr="5CD14165" w:rsidR="2D655E3F">
        <w:rPr>
          <w:rFonts w:ascii="Arial" w:hAnsi="Arial" w:eastAsia="Arial" w:cs="Arial"/>
          <w:color w:val="353740"/>
        </w:rPr>
        <w:t xml:space="preserve">The push term refers to </w:t>
      </w:r>
      <w:r w:rsidRPr="5CD14165" w:rsidR="4B2F4E32">
        <w:rPr>
          <w:rFonts w:ascii="Arial" w:hAnsi="Arial" w:eastAsia="Arial" w:cs="Arial"/>
          <w:color w:val="353740"/>
        </w:rPr>
        <w:t>uploading</w:t>
      </w:r>
      <w:r w:rsidRPr="5CD14165" w:rsidR="2D655E3F">
        <w:rPr>
          <w:rFonts w:ascii="Arial" w:hAnsi="Arial" w:eastAsia="Arial" w:cs="Arial"/>
          <w:color w:val="353740"/>
        </w:rPr>
        <w:t xml:space="preserve"> local repository content to a remote repository. </w:t>
      </w:r>
      <w:r w:rsidRPr="5CD14165" w:rsidR="7C4654E9">
        <w:rPr>
          <w:rFonts w:ascii="Arial" w:hAnsi="Arial" w:eastAsia="Arial" w:cs="Arial"/>
          <w:color w:val="353740"/>
        </w:rPr>
        <w:t>Push your code to the repository.</w:t>
      </w:r>
    </w:p>
    <w:p w:rsidR="00B42F3F" w:rsidP="7DE804B7" w:rsidRDefault="7C4654E9" w14:paraId="5AADBF51" w14:textId="6846A158">
      <w:pPr>
        <w:pStyle w:val="paragraph"/>
        <w:spacing w:after="0" w:line="276" w:lineRule="auto"/>
        <w:rPr>
          <w:rFonts w:ascii="Arial" w:hAnsi="Arial" w:eastAsia="Arial" w:cs="Arial"/>
          <w:color w:val="000000" w:themeColor="text1"/>
        </w:rPr>
      </w:pPr>
      <w:r w:rsidRPr="7DE804B7">
        <w:rPr>
          <w:rFonts w:ascii="Arial" w:hAnsi="Arial" w:eastAsia="Arial" w:cs="Arial"/>
          <w:b/>
          <w:bCs/>
          <w:color w:val="000000" w:themeColor="text1"/>
        </w:rPr>
        <w:t>C</w:t>
      </w:r>
      <w:r w:rsidRPr="7DE804B7" w:rsidR="695534B3">
        <w:rPr>
          <w:rFonts w:ascii="Arial" w:hAnsi="Arial" w:eastAsia="Arial" w:cs="Arial"/>
          <w:b/>
          <w:bCs/>
          <w:color w:val="000000" w:themeColor="text1"/>
        </w:rPr>
        <w:t>ommand</w:t>
      </w:r>
    </w:p>
    <w:p w:rsidRPr="00B42F3F" w:rsidR="00A84AAE" w:rsidP="7DE804B7" w:rsidRDefault="00A84AAE" w14:paraId="7225CBB9" w14:textId="50158003">
      <w:pPr>
        <w:pStyle w:val="paragraph"/>
        <w:shd w:val="clear" w:color="auto" w:fill="D9D9D9" w:themeFill="background1" w:themeFillShade="D9"/>
        <w:spacing w:before="0" w:beforeAutospacing="0" w:after="0" w:afterAutospacing="0" w:line="276" w:lineRule="auto"/>
        <w:ind w:firstLine="720"/>
        <w:textAlignment w:val="baseline"/>
        <w:rPr>
          <w:rStyle w:val="eop"/>
          <w:rFonts w:ascii="Consolas" w:hAnsi="Consolas" w:eastAsia="Arial"/>
        </w:rPr>
      </w:pPr>
      <w:r w:rsidRPr="7DE804B7">
        <w:rPr>
          <w:rStyle w:val="eop"/>
          <w:rFonts w:ascii="Consolas" w:hAnsi="Consolas" w:eastAsia="Arial"/>
        </w:rPr>
        <w:t>git push -f origin hello-git-branch</w:t>
      </w:r>
    </w:p>
    <w:p w:rsidR="00B42F3F" w:rsidP="7DE804B7" w:rsidRDefault="00B42F3F" w14:paraId="447EBEE0" w14:textId="3FE1B8B4">
      <w:pPr>
        <w:pStyle w:val="paragraph"/>
        <w:spacing w:after="0" w:line="276" w:lineRule="auto"/>
        <w:rPr>
          <w:rFonts w:ascii="Arial" w:hAnsi="Arial" w:eastAsia="Arial" w:cs="Arial"/>
          <w:color w:val="000000"/>
        </w:rPr>
      </w:pPr>
      <w:r w:rsidRPr="7DE804B7">
        <w:rPr>
          <w:rFonts w:ascii="Arial" w:hAnsi="Arial" w:eastAsia="Arial" w:cs="Arial"/>
          <w:b/>
          <w:color w:val="000000" w:themeColor="text1"/>
        </w:rPr>
        <w:t>Output</w:t>
      </w:r>
    </w:p>
    <w:p w:rsidR="00A84AAE" w:rsidP="7DE804B7" w:rsidRDefault="00A84AAE" w14:paraId="15446E14" w14:textId="11B3E07D">
      <w:pPr>
        <w:pStyle w:val="paragraph"/>
        <w:spacing w:before="0" w:beforeAutospacing="0" w:after="0" w:afterAutospacing="0" w:line="276" w:lineRule="auto"/>
        <w:textAlignment w:val="baseline"/>
        <w:rPr>
          <w:rFonts w:ascii="Arial" w:hAnsi="Arial" w:eastAsia="Arial" w:cs="Arial"/>
          <w:color w:val="000000"/>
        </w:rPr>
      </w:pPr>
      <w:r w:rsidRPr="00A84AAE">
        <w:rPr>
          <w:rFonts w:ascii="Arial" w:hAnsi="Arial" w:eastAsia="Arial" w:cs="Arial"/>
          <w:noProof/>
          <w:color w:val="000000"/>
        </w:rPr>
        <w:drawing>
          <wp:inline distT="0" distB="0" distL="0" distR="0" wp14:anchorId="2F183909" wp14:editId="7B3549B2">
            <wp:extent cx="5603960" cy="172974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25"/>
                    <a:srcRect r="11882"/>
                    <a:stretch/>
                  </pic:blipFill>
                  <pic:spPr bwMode="auto">
                    <a:xfrm>
                      <a:off x="0" y="0"/>
                      <a:ext cx="5610827" cy="1731860"/>
                    </a:xfrm>
                    <a:prstGeom prst="rect">
                      <a:avLst/>
                    </a:prstGeom>
                    <a:ln>
                      <a:noFill/>
                    </a:ln>
                    <a:extLst>
                      <a:ext uri="{53640926-AAD7-44D8-BBD7-CCE9431645EC}">
                        <a14:shadowObscured xmlns:a14="http://schemas.microsoft.com/office/drawing/2010/main"/>
                      </a:ext>
                    </a:extLst>
                  </pic:spPr>
                </pic:pic>
              </a:graphicData>
            </a:graphic>
          </wp:inline>
        </w:drawing>
      </w:r>
    </w:p>
    <w:p w:rsidR="00A84AAE" w:rsidP="000A08C2" w:rsidRDefault="00A84AAE" w14:paraId="3CB7D149" w14:textId="72E4A7FF">
      <w:pPr>
        <w:pStyle w:val="paragraph"/>
        <w:spacing w:before="0" w:beforeAutospacing="0" w:after="0" w:afterAutospacing="0" w:line="276" w:lineRule="auto"/>
        <w:textAlignment w:val="baseline"/>
        <w:rPr>
          <w:rFonts w:ascii="Arial" w:hAnsi="Arial" w:eastAsia="Arial" w:cs="Arial"/>
          <w:color w:val="000000"/>
        </w:rPr>
      </w:pPr>
    </w:p>
    <w:p w:rsidR="00214429" w:rsidP="000A08C2" w:rsidRDefault="00FE2ED1" w14:paraId="57FF9319" w14:textId="3564D97A">
      <w:pPr>
        <w:pStyle w:val="paragraph"/>
        <w:spacing w:before="0" w:beforeAutospacing="0" w:after="0" w:afterAutospacing="0" w:line="276" w:lineRule="auto"/>
        <w:textAlignment w:val="baseline"/>
        <w:rPr>
          <w:rFonts w:ascii="Arial" w:hAnsi="Arial" w:eastAsia="Arial" w:cs="Arial"/>
          <w:b/>
          <w:bCs/>
          <w:color w:val="000000" w:themeColor="text1"/>
        </w:rPr>
      </w:pPr>
      <w:r w:rsidRPr="71D49327">
        <w:rPr>
          <w:rFonts w:ascii="Arial" w:hAnsi="Arial" w:eastAsia="Arial" w:cs="Arial"/>
          <w:b/>
          <w:bCs/>
          <w:color w:val="000000" w:themeColor="text1"/>
        </w:rPr>
        <w:t xml:space="preserve">Pull </w:t>
      </w:r>
      <w:r w:rsidRPr="71D49327" w:rsidR="7C4C6174">
        <w:rPr>
          <w:rFonts w:ascii="Arial" w:hAnsi="Arial" w:eastAsia="Arial" w:cs="Arial"/>
          <w:b/>
          <w:bCs/>
          <w:color w:val="000000" w:themeColor="text1"/>
        </w:rPr>
        <w:t>Request (</w:t>
      </w:r>
      <w:r w:rsidRPr="71D49327">
        <w:rPr>
          <w:rFonts w:ascii="Arial" w:hAnsi="Arial" w:eastAsia="Arial" w:cs="Arial"/>
          <w:b/>
          <w:bCs/>
          <w:color w:val="000000" w:themeColor="text1"/>
        </w:rPr>
        <w:t>PR) Process</w:t>
      </w:r>
    </w:p>
    <w:p w:rsidR="00214429" w:rsidP="000A08C2" w:rsidRDefault="00214429" w14:paraId="482C450C" w14:textId="77777777">
      <w:pPr>
        <w:pStyle w:val="paragraph"/>
        <w:spacing w:before="0" w:beforeAutospacing="0" w:after="0" w:afterAutospacing="0" w:line="276" w:lineRule="auto"/>
        <w:textAlignment w:val="baseline"/>
        <w:rPr>
          <w:rFonts w:ascii="Arial" w:hAnsi="Arial" w:eastAsia="Arial" w:cs="Arial"/>
          <w:b/>
          <w:bCs/>
          <w:color w:val="000000" w:themeColor="text1"/>
        </w:rPr>
      </w:pPr>
    </w:p>
    <w:p w:rsidRPr="00FE2ED1" w:rsidR="00FE2ED1" w:rsidP="5CD14165" w:rsidRDefault="749AD24E" w14:paraId="143FA221" w14:textId="463504F7">
      <w:pPr>
        <w:pStyle w:val="paragraph"/>
        <w:spacing w:before="0" w:beforeAutospacing="off" w:after="0" w:afterAutospacing="off" w:line="276" w:lineRule="auto"/>
        <w:jc w:val="both"/>
        <w:textAlignment w:val="baseline"/>
        <w:rPr>
          <w:rFonts w:ascii="Arial" w:hAnsi="Arial" w:eastAsia="Arial" w:cs="Arial"/>
          <w:color w:val="000000"/>
        </w:rPr>
      </w:pPr>
      <w:r w:rsidRPr="5CD14165" w:rsidR="749AD24E">
        <w:rPr>
          <w:rFonts w:ascii="Arial" w:hAnsi="Arial" w:eastAsia="Arial" w:cs="Arial"/>
          <w:color w:val="000000" w:themeColor="text1" w:themeTint="FF" w:themeShade="FF"/>
        </w:rPr>
        <w:t xml:space="preserve">Pull requests are a mechanism for a developer to notify team members that they have completed a feature. Once their feature branch is ready, the developer files a pull request via their </w:t>
      </w:r>
      <w:r w:rsidRPr="5CD14165" w:rsidR="7EBF1D7E">
        <w:rPr>
          <w:rFonts w:ascii="Arial" w:hAnsi="Arial" w:eastAsia="Arial" w:cs="Arial"/>
          <w:color w:val="000000" w:themeColor="text1" w:themeTint="FF" w:themeShade="FF"/>
        </w:rPr>
        <w:t xml:space="preserve">GitHub </w:t>
      </w:r>
      <w:r w:rsidRPr="5CD14165" w:rsidR="6FB63D45">
        <w:rPr>
          <w:rFonts w:ascii="Arial" w:hAnsi="Arial" w:eastAsia="Arial" w:cs="Arial"/>
          <w:color w:val="000000" w:themeColor="text1" w:themeTint="FF" w:themeShade="FF"/>
        </w:rPr>
        <w:t xml:space="preserve">account. </w:t>
      </w:r>
    </w:p>
    <w:p w:rsidRPr="00FE2ED1" w:rsidR="00FE2ED1" w:rsidP="000A08C2" w:rsidRDefault="00FE2ED1" w14:paraId="0B79E9F1" w14:textId="2D122C92">
      <w:pPr>
        <w:spacing w:after="0" w:line="276" w:lineRule="auto"/>
        <w:textAlignment w:val="baseline"/>
      </w:pPr>
    </w:p>
    <w:p w:rsidR="00DA731A" w:rsidP="000A08C2" w:rsidRDefault="6730C5E3" w14:paraId="1A6D2395" w14:textId="2AED2407">
      <w:pPr>
        <w:pStyle w:val="paragraph"/>
        <w:spacing w:before="0" w:beforeAutospacing="0" w:after="0" w:afterAutospacing="0" w:line="276" w:lineRule="auto"/>
        <w:textAlignment w:val="baseline"/>
        <w:rPr>
          <w:rFonts w:ascii="Arial" w:hAnsi="Arial" w:eastAsia="Arial" w:cs="Arial"/>
          <w:color w:val="000000" w:themeColor="text1"/>
        </w:rPr>
      </w:pPr>
      <w:r w:rsidRPr="7DE804B7">
        <w:rPr>
          <w:rFonts w:ascii="Arial" w:hAnsi="Arial" w:eastAsia="Arial" w:cs="Arial"/>
          <w:color w:val="000000" w:themeColor="text1"/>
        </w:rPr>
        <w:t>F</w:t>
      </w:r>
      <w:r w:rsidRPr="7DE804B7" w:rsidR="48C1912D">
        <w:rPr>
          <w:rFonts w:ascii="Arial" w:hAnsi="Arial" w:eastAsia="Arial" w:cs="Arial"/>
          <w:color w:val="000000" w:themeColor="text1"/>
        </w:rPr>
        <w:t>ollow</w:t>
      </w:r>
      <w:r w:rsidRPr="5D85DAFB" w:rsidR="1743D940">
        <w:rPr>
          <w:rFonts w:ascii="Arial" w:hAnsi="Arial" w:eastAsia="Arial" w:cs="Arial"/>
          <w:color w:val="000000" w:themeColor="text1"/>
        </w:rPr>
        <w:t xml:space="preserve"> the below steps to create the Pull request</w:t>
      </w:r>
    </w:p>
    <w:p w:rsidR="00DA731A" w:rsidP="000A08C2" w:rsidRDefault="00DA731A" w14:paraId="0AEEEFCE"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00A10579" w:rsidP="76C0EDDB" w:rsidRDefault="14B789D8" w14:paraId="3FFD3F96" w14:textId="18C2D84F">
      <w:pPr>
        <w:pStyle w:val="paragraph"/>
        <w:spacing w:before="0" w:beforeAutospacing="off" w:after="0" w:afterAutospacing="off" w:line="276" w:lineRule="auto"/>
        <w:textAlignment w:val="baseline"/>
        <w:rPr>
          <w:rFonts w:ascii="Arial" w:hAnsi="Arial" w:eastAsia="Arial" w:cs="Arial"/>
          <w:color w:val="000000" w:themeColor="text1"/>
        </w:rPr>
      </w:pPr>
      <w:r w:rsidRPr="76C0EDDB" w:rsidR="14B789D8">
        <w:rPr>
          <w:rFonts w:ascii="Arial" w:hAnsi="Arial" w:eastAsia="Arial" w:cs="Arial"/>
          <w:color w:val="000000" w:themeColor="text1" w:themeTint="FF" w:themeShade="FF"/>
        </w:rPr>
        <w:t>G</w:t>
      </w:r>
      <w:r w:rsidRPr="76C0EDDB" w:rsidR="4CAABDAA">
        <w:rPr>
          <w:rFonts w:ascii="Arial" w:hAnsi="Arial" w:eastAsia="Arial" w:cs="Arial"/>
          <w:color w:val="000000" w:themeColor="text1" w:themeTint="FF" w:themeShade="FF"/>
        </w:rPr>
        <w:t xml:space="preserve">o to your </w:t>
      </w:r>
      <w:r w:rsidRPr="76C0EDDB" w:rsidR="59F78AE0">
        <w:rPr>
          <w:rFonts w:ascii="Arial" w:hAnsi="Arial" w:eastAsia="Arial" w:cs="Arial"/>
          <w:color w:val="000000" w:themeColor="text1" w:themeTint="FF" w:themeShade="FF"/>
        </w:rPr>
        <w:t>GitHub</w:t>
      </w:r>
      <w:r w:rsidRPr="76C0EDDB" w:rsidR="4CAABDAA">
        <w:rPr>
          <w:rFonts w:ascii="Arial" w:hAnsi="Arial" w:eastAsia="Arial" w:cs="Arial"/>
          <w:color w:val="000000" w:themeColor="text1" w:themeTint="FF" w:themeShade="FF"/>
        </w:rPr>
        <w:t xml:space="preserve"> account</w:t>
      </w:r>
      <w:r w:rsidRPr="76C0EDDB" w:rsidR="320C370B">
        <w:rPr>
          <w:rFonts w:ascii="Arial" w:hAnsi="Arial" w:eastAsia="Arial" w:cs="Arial"/>
          <w:color w:val="000000" w:themeColor="text1" w:themeTint="FF" w:themeShade="FF"/>
        </w:rPr>
        <w:t xml:space="preserve"> (This is the </w:t>
      </w:r>
      <w:r w:rsidRPr="76C0EDDB" w:rsidR="041BD3A1">
        <w:rPr>
          <w:rFonts w:ascii="Arial" w:hAnsi="Arial" w:eastAsia="Arial" w:cs="Arial"/>
          <w:color w:val="000000" w:themeColor="text1" w:themeTint="FF" w:themeShade="FF"/>
        </w:rPr>
        <w:t xml:space="preserve">GitHub </w:t>
      </w:r>
      <w:r w:rsidRPr="76C0EDDB" w:rsidR="320C370B">
        <w:rPr>
          <w:rFonts w:ascii="Arial" w:hAnsi="Arial" w:eastAsia="Arial" w:cs="Arial"/>
          <w:color w:val="000000" w:themeColor="text1" w:themeTint="FF" w:themeShade="FF"/>
        </w:rPr>
        <w:t>branch URL from which you clone the repository.)</w:t>
      </w:r>
    </w:p>
    <w:p w:rsidR="00A10579" w:rsidP="000A08C2" w:rsidRDefault="00A10579" w14:paraId="6BDD4841"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00A84AAE" w:rsidP="7DE804B7" w:rsidRDefault="00704B31" w14:paraId="490DD09B" w14:textId="4111160C">
      <w:pPr>
        <w:pStyle w:val="paragraph"/>
        <w:spacing w:before="0" w:beforeAutospacing="0" w:after="0" w:afterAutospacing="0" w:line="276" w:lineRule="auto"/>
        <w:textAlignment w:val="baseline"/>
        <w:rPr>
          <w:rFonts w:ascii="Arial" w:hAnsi="Arial" w:eastAsia="Arial" w:cs="Arial"/>
          <w:color w:val="000000"/>
        </w:rPr>
      </w:pPr>
      <w:r>
        <w:rPr>
          <w:rFonts w:ascii="Arial" w:hAnsi="Arial" w:eastAsia="Arial" w:cs="Arial"/>
          <w:color w:val="000000" w:themeColor="text1"/>
        </w:rPr>
        <w:t>Once you log</w:t>
      </w:r>
      <w:r w:rsidR="00AB307C">
        <w:rPr>
          <w:rFonts w:ascii="Arial" w:hAnsi="Arial" w:eastAsia="Arial" w:cs="Arial"/>
          <w:color w:val="000000" w:themeColor="text1"/>
        </w:rPr>
        <w:t xml:space="preserve"> </w:t>
      </w:r>
      <w:r>
        <w:rPr>
          <w:rFonts w:ascii="Arial" w:hAnsi="Arial" w:eastAsia="Arial" w:cs="Arial"/>
          <w:color w:val="000000" w:themeColor="text1"/>
        </w:rPr>
        <w:t>in</w:t>
      </w:r>
      <w:r w:rsidR="00AB307C">
        <w:rPr>
          <w:rFonts w:ascii="Arial" w:hAnsi="Arial" w:eastAsia="Arial" w:cs="Arial"/>
          <w:color w:val="000000" w:themeColor="text1"/>
        </w:rPr>
        <w:t>,</w:t>
      </w:r>
      <w:r>
        <w:rPr>
          <w:rFonts w:ascii="Arial" w:hAnsi="Arial" w:eastAsia="Arial" w:cs="Arial"/>
          <w:color w:val="000000" w:themeColor="text1"/>
        </w:rPr>
        <w:t xml:space="preserve"> </w:t>
      </w:r>
      <w:r w:rsidRPr="5D85DAFB" w:rsidR="7C8E1992">
        <w:rPr>
          <w:rFonts w:ascii="Arial" w:hAnsi="Arial" w:eastAsia="Arial" w:cs="Arial"/>
          <w:color w:val="000000" w:themeColor="text1"/>
        </w:rPr>
        <w:t xml:space="preserve">you should see </w:t>
      </w:r>
      <w:r w:rsidRPr="7DE804B7" w:rsidR="60A9D63C">
        <w:rPr>
          <w:rFonts w:ascii="Arial" w:hAnsi="Arial" w:eastAsia="Arial" w:cs="Arial"/>
          <w:color w:val="000000" w:themeColor="text1"/>
        </w:rPr>
        <w:t>this screen:</w:t>
      </w:r>
    </w:p>
    <w:p w:rsidR="008C6487" w:rsidP="000A08C2" w:rsidRDefault="008C6487" w14:paraId="08B363FE" w14:textId="650FAA57">
      <w:pPr>
        <w:pStyle w:val="paragraph"/>
        <w:spacing w:before="0" w:beforeAutospacing="0" w:after="0" w:afterAutospacing="0" w:line="276" w:lineRule="auto"/>
        <w:textAlignment w:val="baseline"/>
        <w:rPr>
          <w:rFonts w:ascii="Arial" w:hAnsi="Arial" w:eastAsia="Arial" w:cs="Arial"/>
          <w:color w:val="000000"/>
        </w:rPr>
      </w:pPr>
    </w:p>
    <w:p w:rsidR="008C6487" w:rsidP="000A08C2" w:rsidRDefault="008C6487" w14:paraId="2506A5BF" w14:textId="6801B481">
      <w:pPr>
        <w:pStyle w:val="paragraph"/>
        <w:spacing w:before="0" w:beforeAutospacing="0" w:after="0" w:afterAutospacing="0" w:line="276" w:lineRule="auto"/>
        <w:ind w:left="737"/>
        <w:textAlignment w:val="baseline"/>
        <w:rPr>
          <w:rFonts w:ascii="Arial" w:hAnsi="Arial" w:eastAsia="Arial" w:cs="Arial"/>
          <w:color w:val="000000"/>
        </w:rPr>
      </w:pPr>
      <w:r w:rsidRPr="008C6487">
        <w:rPr>
          <w:rFonts w:ascii="Arial" w:hAnsi="Arial" w:eastAsia="Arial" w:cs="Arial"/>
          <w:noProof/>
          <w:color w:val="000000"/>
        </w:rPr>
        <w:drawing>
          <wp:inline distT="0" distB="0" distL="0" distR="0" wp14:anchorId="24C806E7" wp14:editId="75EB16E9">
            <wp:extent cx="5641450" cy="2282190"/>
            <wp:effectExtent l="0" t="0" r="0" b="3810"/>
            <wp:docPr id="10" name="Picture 10"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 email&#10;&#10;Description automatically generated"/>
                    <pic:cNvPicPr/>
                  </pic:nvPicPr>
                  <pic:blipFill>
                    <a:blip r:embed="rId26"/>
                    <a:stretch>
                      <a:fillRect/>
                    </a:stretch>
                  </pic:blipFill>
                  <pic:spPr>
                    <a:xfrm>
                      <a:off x="0" y="0"/>
                      <a:ext cx="5648048" cy="2284859"/>
                    </a:xfrm>
                    <a:prstGeom prst="rect">
                      <a:avLst/>
                    </a:prstGeom>
                  </pic:spPr>
                </pic:pic>
              </a:graphicData>
            </a:graphic>
          </wp:inline>
        </w:drawing>
      </w:r>
    </w:p>
    <w:p w:rsidR="008C6487" w:rsidP="000A08C2" w:rsidRDefault="008C6487" w14:paraId="2476ADE7" w14:textId="77FA461D">
      <w:pPr>
        <w:pStyle w:val="paragraph"/>
        <w:spacing w:before="0" w:beforeAutospacing="0" w:after="0" w:afterAutospacing="0" w:line="276" w:lineRule="auto"/>
        <w:textAlignment w:val="baseline"/>
        <w:rPr>
          <w:rFonts w:ascii="Arial" w:hAnsi="Arial" w:eastAsia="Arial" w:cs="Arial"/>
          <w:color w:val="000000"/>
        </w:rPr>
      </w:pPr>
    </w:p>
    <w:p w:rsidR="008C6487" w:rsidP="7DE804B7" w:rsidRDefault="59F78AE0" w14:paraId="5760C683" w14:textId="557B0A12">
      <w:pPr>
        <w:pStyle w:val="paragraph"/>
        <w:spacing w:before="0" w:beforeAutospacing="0" w:after="0" w:afterAutospacing="0" w:line="276" w:lineRule="auto"/>
        <w:textAlignment w:val="baseline"/>
        <w:rPr>
          <w:rFonts w:ascii="Arial" w:hAnsi="Arial" w:eastAsia="Arial" w:cs="Arial"/>
          <w:color w:val="000000"/>
        </w:rPr>
      </w:pPr>
      <w:r w:rsidRPr="7DE804B7">
        <w:rPr>
          <w:rFonts w:ascii="Arial" w:hAnsi="Arial" w:eastAsia="Arial" w:cs="Arial"/>
          <w:color w:val="000000" w:themeColor="text1"/>
        </w:rPr>
        <w:t>Click</w:t>
      </w:r>
      <w:r w:rsidRPr="7DE804B7" w:rsidR="008C6487">
        <w:rPr>
          <w:rFonts w:ascii="Arial" w:hAnsi="Arial" w:eastAsia="Arial" w:cs="Arial"/>
          <w:color w:val="000000" w:themeColor="text1"/>
        </w:rPr>
        <w:t xml:space="preserve"> </w:t>
      </w:r>
      <w:r w:rsidRPr="7DE804B7" w:rsidR="002435F2">
        <w:rPr>
          <w:rFonts w:ascii="Arial" w:hAnsi="Arial" w:eastAsia="Arial" w:cs="Arial"/>
          <w:color w:val="000000" w:themeColor="text1"/>
        </w:rPr>
        <w:t xml:space="preserve">on </w:t>
      </w:r>
      <w:r w:rsidRPr="7DE804B7" w:rsidR="008C6487">
        <w:rPr>
          <w:rFonts w:ascii="Arial" w:hAnsi="Arial" w:eastAsia="Arial" w:cs="Arial"/>
          <w:color w:val="000000" w:themeColor="text1"/>
        </w:rPr>
        <w:t>compare and pull request option.</w:t>
      </w:r>
    </w:p>
    <w:p w:rsidR="008C6487" w:rsidP="000A08C2" w:rsidRDefault="008C6487" w14:paraId="0F6BC817" w14:textId="34E7CBCF">
      <w:pPr>
        <w:pStyle w:val="paragraph"/>
        <w:spacing w:before="0" w:beforeAutospacing="0" w:after="0" w:afterAutospacing="0" w:line="276" w:lineRule="auto"/>
        <w:textAlignment w:val="baseline"/>
        <w:rPr>
          <w:rFonts w:ascii="Arial" w:hAnsi="Arial" w:eastAsia="Arial" w:cs="Arial"/>
          <w:color w:val="000000"/>
        </w:rPr>
      </w:pPr>
    </w:p>
    <w:p w:rsidR="008C6487" w:rsidP="000A08C2" w:rsidRDefault="008C6487" w14:paraId="3B82998B" w14:textId="6549ED44">
      <w:pPr>
        <w:pStyle w:val="paragraph"/>
        <w:spacing w:before="0" w:beforeAutospacing="0" w:after="0" w:afterAutospacing="0" w:line="276" w:lineRule="auto"/>
        <w:ind w:left="794"/>
        <w:textAlignment w:val="baseline"/>
        <w:rPr>
          <w:rFonts w:ascii="Arial" w:hAnsi="Arial" w:eastAsia="Arial" w:cs="Arial"/>
          <w:color w:val="000000"/>
        </w:rPr>
      </w:pPr>
      <w:r w:rsidRPr="008C6487">
        <w:rPr>
          <w:rFonts w:ascii="Arial" w:hAnsi="Arial" w:eastAsia="Arial" w:cs="Arial"/>
          <w:noProof/>
          <w:color w:val="000000"/>
        </w:rPr>
        <w:drawing>
          <wp:inline distT="0" distB="0" distL="0" distR="0" wp14:anchorId="5C27E6A1" wp14:editId="641770A0">
            <wp:extent cx="5609535" cy="26041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4730" cy="2606546"/>
                    </a:xfrm>
                    <a:prstGeom prst="rect">
                      <a:avLst/>
                    </a:prstGeom>
                  </pic:spPr>
                </pic:pic>
              </a:graphicData>
            </a:graphic>
          </wp:inline>
        </w:drawing>
      </w:r>
    </w:p>
    <w:p w:rsidR="009A3C90" w:rsidP="000A08C2" w:rsidRDefault="009A3C90" w14:paraId="21AA1584" w14:textId="77777777">
      <w:pPr>
        <w:pStyle w:val="paragraph"/>
        <w:spacing w:before="0" w:beforeAutospacing="0" w:after="0" w:afterAutospacing="0" w:line="276" w:lineRule="auto"/>
        <w:ind w:firstLine="720"/>
        <w:textAlignment w:val="baseline"/>
        <w:rPr>
          <w:rFonts w:ascii="Arial" w:hAnsi="Arial" w:eastAsia="Arial" w:cs="Arial"/>
          <w:color w:val="000000"/>
        </w:rPr>
      </w:pPr>
    </w:p>
    <w:p w:rsidR="008C6487" w:rsidP="7DE804B7" w:rsidRDefault="59F78AE0" w14:paraId="60203347" w14:textId="20C1DB0F">
      <w:pPr>
        <w:pStyle w:val="paragraph"/>
        <w:spacing w:before="0" w:beforeAutospacing="0" w:after="0" w:afterAutospacing="0" w:line="276" w:lineRule="auto"/>
        <w:textAlignment w:val="baseline"/>
        <w:rPr>
          <w:rFonts w:ascii="Arial" w:hAnsi="Arial" w:eastAsia="Arial" w:cs="Arial"/>
          <w:color w:val="000000"/>
        </w:rPr>
      </w:pPr>
      <w:r w:rsidRPr="7DE804B7">
        <w:rPr>
          <w:rFonts w:ascii="Arial" w:hAnsi="Arial" w:eastAsia="Arial" w:cs="Arial"/>
          <w:color w:val="000000" w:themeColor="text1"/>
        </w:rPr>
        <w:t>Click</w:t>
      </w:r>
      <w:r w:rsidRPr="7DE804B7" w:rsidR="008C6487">
        <w:rPr>
          <w:rFonts w:ascii="Arial" w:hAnsi="Arial" w:eastAsia="Arial" w:cs="Arial"/>
          <w:color w:val="000000" w:themeColor="text1"/>
        </w:rPr>
        <w:t xml:space="preserve"> on </w:t>
      </w:r>
      <w:r w:rsidRPr="7DE804B7" w:rsidR="00EC1E6F">
        <w:rPr>
          <w:rFonts w:ascii="Arial" w:hAnsi="Arial" w:eastAsia="Arial" w:cs="Arial"/>
          <w:color w:val="000000" w:themeColor="text1"/>
        </w:rPr>
        <w:t xml:space="preserve">Create </w:t>
      </w:r>
      <w:r w:rsidRPr="7DE804B7" w:rsidR="01E338B9">
        <w:rPr>
          <w:rFonts w:ascii="Arial" w:hAnsi="Arial" w:eastAsia="Arial" w:cs="Arial"/>
          <w:color w:val="000000" w:themeColor="text1"/>
        </w:rPr>
        <w:t>p</w:t>
      </w:r>
      <w:r w:rsidRPr="7DE804B7">
        <w:rPr>
          <w:rFonts w:ascii="Arial" w:hAnsi="Arial" w:eastAsia="Arial" w:cs="Arial"/>
          <w:color w:val="000000" w:themeColor="text1"/>
        </w:rPr>
        <w:t>ull</w:t>
      </w:r>
      <w:r w:rsidRPr="7DE804B7" w:rsidR="008C6487">
        <w:rPr>
          <w:rFonts w:ascii="Arial" w:hAnsi="Arial" w:eastAsia="Arial" w:cs="Arial"/>
          <w:color w:val="000000" w:themeColor="text1"/>
        </w:rPr>
        <w:t xml:space="preserve"> request.</w:t>
      </w:r>
    </w:p>
    <w:p w:rsidR="009A3C90" w:rsidP="000A08C2" w:rsidRDefault="009A3C90" w14:paraId="5D707531" w14:textId="77777777">
      <w:pPr>
        <w:pStyle w:val="paragraph"/>
        <w:spacing w:before="0" w:beforeAutospacing="0" w:after="0" w:afterAutospacing="0" w:line="276" w:lineRule="auto"/>
        <w:ind w:firstLine="720"/>
        <w:textAlignment w:val="baseline"/>
        <w:rPr>
          <w:rFonts w:ascii="Arial" w:hAnsi="Arial" w:eastAsia="Arial" w:cs="Arial"/>
          <w:color w:val="000000"/>
        </w:rPr>
      </w:pPr>
    </w:p>
    <w:p w:rsidR="008C6487" w:rsidP="000A08C2" w:rsidRDefault="008C6487" w14:paraId="0803C887" w14:textId="321941F1">
      <w:pPr>
        <w:pStyle w:val="paragraph"/>
        <w:spacing w:before="0" w:beforeAutospacing="0" w:after="0" w:afterAutospacing="0" w:line="276" w:lineRule="auto"/>
        <w:ind w:left="624"/>
        <w:textAlignment w:val="baseline"/>
        <w:rPr>
          <w:rFonts w:ascii="Arial" w:hAnsi="Arial" w:eastAsia="Arial" w:cs="Arial"/>
          <w:color w:val="000000"/>
        </w:rPr>
      </w:pPr>
      <w:r w:rsidRPr="008C6487">
        <w:rPr>
          <w:rFonts w:ascii="Arial" w:hAnsi="Arial" w:eastAsia="Arial" w:cs="Arial"/>
          <w:noProof/>
          <w:color w:val="000000"/>
        </w:rPr>
        <w:drawing>
          <wp:inline distT="0" distB="0" distL="0" distR="0" wp14:anchorId="1C4B748D" wp14:editId="558946A9">
            <wp:extent cx="5546035" cy="3422015"/>
            <wp:effectExtent l="0" t="0" r="0" b="698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8"/>
                    <a:stretch>
                      <a:fillRect/>
                    </a:stretch>
                  </pic:blipFill>
                  <pic:spPr>
                    <a:xfrm>
                      <a:off x="0" y="0"/>
                      <a:ext cx="5551143" cy="3425166"/>
                    </a:xfrm>
                    <a:prstGeom prst="rect">
                      <a:avLst/>
                    </a:prstGeom>
                  </pic:spPr>
                </pic:pic>
              </a:graphicData>
            </a:graphic>
          </wp:inline>
        </w:drawing>
      </w:r>
    </w:p>
    <w:p w:rsidR="008C6487" w:rsidP="000A08C2" w:rsidRDefault="008C6487" w14:paraId="0E03907F" w14:textId="39CB18BA">
      <w:pPr>
        <w:pStyle w:val="paragraph"/>
        <w:spacing w:before="0" w:beforeAutospacing="0" w:after="0" w:afterAutospacing="0" w:line="276" w:lineRule="auto"/>
        <w:textAlignment w:val="baseline"/>
        <w:rPr>
          <w:rFonts w:ascii="Arial" w:hAnsi="Arial" w:eastAsia="Arial" w:cs="Arial"/>
          <w:color w:val="000000"/>
        </w:rPr>
      </w:pPr>
    </w:p>
    <w:p w:rsidR="008C6487" w:rsidP="7DE804B7" w:rsidRDefault="008C6487" w14:paraId="0FFEBA45" w14:textId="271A0848">
      <w:pPr>
        <w:pStyle w:val="paragraph"/>
        <w:spacing w:before="0" w:beforeAutospacing="0" w:after="0" w:afterAutospacing="0" w:line="276" w:lineRule="auto"/>
        <w:textAlignment w:val="baseline"/>
        <w:rPr>
          <w:rFonts w:ascii="Arial" w:hAnsi="Arial" w:eastAsia="Arial" w:cs="Arial"/>
          <w:color w:val="000000"/>
        </w:rPr>
      </w:pPr>
      <w:r w:rsidRPr="71D49327">
        <w:rPr>
          <w:rFonts w:ascii="Arial" w:hAnsi="Arial" w:eastAsia="Arial" w:cs="Arial"/>
          <w:color w:val="000000" w:themeColor="text1"/>
        </w:rPr>
        <w:t xml:space="preserve">On the </w:t>
      </w:r>
      <w:r w:rsidRPr="71D49327" w:rsidR="00D32B1F">
        <w:rPr>
          <w:rFonts w:ascii="Arial" w:hAnsi="Arial" w:eastAsia="Arial" w:cs="Arial"/>
          <w:color w:val="000000" w:themeColor="text1"/>
        </w:rPr>
        <w:t>right-hand</w:t>
      </w:r>
      <w:r w:rsidRPr="71D49327">
        <w:rPr>
          <w:rFonts w:ascii="Arial" w:hAnsi="Arial" w:eastAsia="Arial" w:cs="Arial"/>
          <w:color w:val="000000" w:themeColor="text1"/>
        </w:rPr>
        <w:t xml:space="preserve"> </w:t>
      </w:r>
      <w:r w:rsidRPr="71D49327" w:rsidR="5584C53B">
        <w:rPr>
          <w:rFonts w:ascii="Arial" w:hAnsi="Arial" w:eastAsia="Arial" w:cs="Arial"/>
          <w:color w:val="000000" w:themeColor="text1"/>
        </w:rPr>
        <w:t>side,</w:t>
      </w:r>
      <w:r w:rsidRPr="71D49327">
        <w:rPr>
          <w:rFonts w:ascii="Arial" w:hAnsi="Arial" w:eastAsia="Arial" w:cs="Arial"/>
          <w:color w:val="000000" w:themeColor="text1"/>
        </w:rPr>
        <w:t xml:space="preserve"> you will see </w:t>
      </w:r>
      <w:r w:rsidR="00AB307C">
        <w:rPr>
          <w:rFonts w:ascii="Arial" w:hAnsi="Arial" w:eastAsia="Arial" w:cs="Arial"/>
          <w:color w:val="000000" w:themeColor="text1"/>
        </w:rPr>
        <w:t xml:space="preserve">the </w:t>
      </w:r>
      <w:r w:rsidRPr="71D49327">
        <w:rPr>
          <w:rFonts w:ascii="Arial" w:hAnsi="Arial" w:eastAsia="Arial" w:cs="Arial"/>
          <w:color w:val="000000" w:themeColor="text1"/>
        </w:rPr>
        <w:t>Reviewers</w:t>
      </w:r>
      <w:r w:rsidRPr="71D49327" w:rsidDel="000032BF">
        <w:rPr>
          <w:rFonts w:ascii="Arial" w:hAnsi="Arial" w:eastAsia="Arial" w:cs="Arial"/>
          <w:color w:val="000000" w:themeColor="text1"/>
        </w:rPr>
        <w:t xml:space="preserve"> </w:t>
      </w:r>
      <w:r w:rsidR="000032BF">
        <w:rPr>
          <w:rFonts w:ascii="Arial" w:hAnsi="Arial" w:eastAsia="Arial" w:cs="Arial"/>
          <w:color w:val="000000" w:themeColor="text1"/>
        </w:rPr>
        <w:t>list</w:t>
      </w:r>
      <w:r w:rsidR="00EE71CF">
        <w:rPr>
          <w:rFonts w:ascii="Arial" w:hAnsi="Arial" w:eastAsia="Arial" w:cs="Arial"/>
          <w:color w:val="000000" w:themeColor="text1"/>
        </w:rPr>
        <w:t xml:space="preserve">. </w:t>
      </w:r>
      <w:r w:rsidRPr="7DE804B7" w:rsidR="54A1B22A">
        <w:rPr>
          <w:rFonts w:ascii="Arial" w:hAnsi="Arial" w:eastAsia="Arial" w:cs="Arial"/>
          <w:color w:val="000000" w:themeColor="text1"/>
        </w:rPr>
        <w:t>C</w:t>
      </w:r>
      <w:r w:rsidRPr="7DE804B7" w:rsidR="59F78AE0">
        <w:rPr>
          <w:rFonts w:ascii="Arial" w:hAnsi="Arial" w:eastAsia="Arial" w:cs="Arial"/>
          <w:color w:val="000000" w:themeColor="text1"/>
        </w:rPr>
        <w:t>lick</w:t>
      </w:r>
      <w:r w:rsidRPr="71D49327">
        <w:rPr>
          <w:rFonts w:ascii="Arial" w:hAnsi="Arial" w:eastAsia="Arial" w:cs="Arial"/>
          <w:color w:val="000000" w:themeColor="text1"/>
        </w:rPr>
        <w:t xml:space="preserve"> on setting.</w:t>
      </w:r>
      <w:r w:rsidRPr="7DE804B7" w:rsidR="54A1B22A">
        <w:rPr>
          <w:rFonts w:ascii="Arial" w:hAnsi="Arial" w:eastAsia="Arial" w:cs="Arial"/>
          <w:color w:val="000000" w:themeColor="text1"/>
        </w:rPr>
        <w:t xml:space="preserve"> </w:t>
      </w:r>
    </w:p>
    <w:p w:rsidR="008C6487" w:rsidP="000A08C2" w:rsidRDefault="008C6487" w14:paraId="463F2033" w14:textId="7EC32089">
      <w:pPr>
        <w:pStyle w:val="paragraph"/>
        <w:spacing w:before="0" w:beforeAutospacing="0" w:after="0" w:afterAutospacing="0" w:line="276" w:lineRule="auto"/>
        <w:textAlignment w:val="baseline"/>
        <w:rPr>
          <w:rFonts w:ascii="Arial" w:hAnsi="Arial" w:eastAsia="Arial" w:cs="Arial"/>
          <w:color w:val="000000"/>
        </w:rPr>
      </w:pPr>
    </w:p>
    <w:p w:rsidR="008C6487" w:rsidP="000A08C2" w:rsidRDefault="008C6487" w14:paraId="1EC42A12" w14:textId="1948C515">
      <w:pPr>
        <w:pStyle w:val="paragraph"/>
        <w:spacing w:before="0" w:beforeAutospacing="0" w:after="0" w:afterAutospacing="0" w:line="276" w:lineRule="auto"/>
        <w:ind w:left="680" w:right="-57"/>
        <w:textAlignment w:val="baseline"/>
        <w:rPr>
          <w:rFonts w:ascii="Arial" w:hAnsi="Arial" w:eastAsia="Arial" w:cs="Arial"/>
          <w:color w:val="000000"/>
        </w:rPr>
      </w:pPr>
      <w:r w:rsidRPr="008C6487">
        <w:rPr>
          <w:rFonts w:ascii="Arial" w:hAnsi="Arial" w:eastAsia="Arial" w:cs="Arial"/>
          <w:noProof/>
          <w:color w:val="000000"/>
        </w:rPr>
        <w:drawing>
          <wp:inline distT="0" distB="0" distL="0" distR="0" wp14:anchorId="537ED450" wp14:editId="40E47461">
            <wp:extent cx="5422790" cy="3125470"/>
            <wp:effectExtent l="0" t="0" r="6985"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9"/>
                    <a:stretch>
                      <a:fillRect/>
                    </a:stretch>
                  </pic:blipFill>
                  <pic:spPr>
                    <a:xfrm>
                      <a:off x="0" y="0"/>
                      <a:ext cx="5428019" cy="3128483"/>
                    </a:xfrm>
                    <a:prstGeom prst="rect">
                      <a:avLst/>
                    </a:prstGeom>
                  </pic:spPr>
                </pic:pic>
              </a:graphicData>
            </a:graphic>
          </wp:inline>
        </w:drawing>
      </w:r>
    </w:p>
    <w:p w:rsidR="008C6487" w:rsidP="000A08C2" w:rsidRDefault="008C6487" w14:paraId="17BD6CBB" w14:textId="5900FAF4">
      <w:pPr>
        <w:pStyle w:val="paragraph"/>
        <w:spacing w:before="0" w:beforeAutospacing="0" w:after="0" w:afterAutospacing="0" w:line="276" w:lineRule="auto"/>
        <w:textAlignment w:val="baseline"/>
        <w:rPr>
          <w:rFonts w:ascii="Arial" w:hAnsi="Arial" w:eastAsia="Arial" w:cs="Arial"/>
          <w:color w:val="000000"/>
        </w:rPr>
      </w:pPr>
    </w:p>
    <w:p w:rsidR="008C6487" w:rsidP="7DE804B7" w:rsidRDefault="008C6487" w14:paraId="15A84540" w14:textId="5F08105A">
      <w:pPr>
        <w:pStyle w:val="paragraph"/>
        <w:spacing w:before="0" w:beforeAutospacing="0" w:after="0" w:afterAutospacing="0" w:line="276" w:lineRule="auto"/>
        <w:textAlignment w:val="baseline"/>
        <w:rPr>
          <w:rFonts w:ascii="Arial" w:hAnsi="Arial" w:eastAsia="Arial" w:cs="Arial"/>
          <w:color w:val="000000"/>
        </w:rPr>
      </w:pPr>
      <w:r w:rsidRPr="71D49327">
        <w:rPr>
          <w:rFonts w:ascii="Arial" w:hAnsi="Arial" w:eastAsia="Arial" w:cs="Arial"/>
          <w:color w:val="000000" w:themeColor="text1"/>
        </w:rPr>
        <w:t xml:space="preserve">The Reviewers will get the mail with the Pull </w:t>
      </w:r>
      <w:r w:rsidRPr="71D49327" w:rsidR="33B0B22D">
        <w:rPr>
          <w:rFonts w:ascii="Arial" w:hAnsi="Arial" w:eastAsia="Arial" w:cs="Arial"/>
          <w:color w:val="000000" w:themeColor="text1"/>
        </w:rPr>
        <w:t>Request (</w:t>
      </w:r>
      <w:r w:rsidRPr="71D49327">
        <w:rPr>
          <w:rFonts w:ascii="Arial" w:hAnsi="Arial" w:eastAsia="Arial" w:cs="Arial"/>
          <w:color w:val="000000" w:themeColor="text1"/>
        </w:rPr>
        <w:t xml:space="preserve">PR) </w:t>
      </w:r>
      <w:r w:rsidRPr="71D49327" w:rsidR="4B93C4EB">
        <w:rPr>
          <w:rFonts w:ascii="Arial" w:hAnsi="Arial" w:eastAsia="Arial" w:cs="Arial"/>
          <w:color w:val="000000" w:themeColor="text1"/>
        </w:rPr>
        <w:t xml:space="preserve">URL </w:t>
      </w:r>
      <w:r w:rsidRPr="71D49327">
        <w:rPr>
          <w:rFonts w:ascii="Arial" w:hAnsi="Arial" w:eastAsia="Arial" w:cs="Arial"/>
          <w:color w:val="000000" w:themeColor="text1"/>
        </w:rPr>
        <w:t xml:space="preserve">and can review and gives </w:t>
      </w:r>
      <w:r w:rsidRPr="7DE804B7" w:rsidR="5F5FA2F6">
        <w:rPr>
          <w:rFonts w:ascii="Arial" w:hAnsi="Arial" w:eastAsia="Arial" w:cs="Arial"/>
          <w:color w:val="000000" w:themeColor="text1"/>
        </w:rPr>
        <w:t>thei</w:t>
      </w:r>
      <w:r w:rsidRPr="7DE804B7" w:rsidR="59F78AE0">
        <w:rPr>
          <w:rFonts w:ascii="Arial" w:hAnsi="Arial" w:eastAsia="Arial" w:cs="Arial"/>
          <w:color w:val="000000" w:themeColor="text1"/>
        </w:rPr>
        <w:t>r</w:t>
      </w:r>
      <w:r w:rsidRPr="71D49327">
        <w:rPr>
          <w:rFonts w:ascii="Arial" w:hAnsi="Arial" w:eastAsia="Arial" w:cs="Arial"/>
          <w:color w:val="000000" w:themeColor="text1"/>
        </w:rPr>
        <w:t xml:space="preserve"> feedback.</w:t>
      </w:r>
    </w:p>
    <w:p w:rsidR="008C6487" w:rsidP="000A08C2" w:rsidRDefault="008C6487" w14:paraId="6EEA06D8" w14:textId="231583C2">
      <w:pPr>
        <w:pStyle w:val="paragraph"/>
        <w:spacing w:before="0" w:beforeAutospacing="0" w:after="0" w:afterAutospacing="0" w:line="276" w:lineRule="auto"/>
        <w:ind w:left="680"/>
        <w:textAlignment w:val="baseline"/>
        <w:rPr>
          <w:rFonts w:ascii="Arial" w:hAnsi="Arial" w:eastAsia="Arial" w:cs="Arial"/>
          <w:color w:val="000000"/>
        </w:rPr>
      </w:pPr>
    </w:p>
    <w:p w:rsidR="00F0418C" w:rsidP="000A08C2" w:rsidRDefault="008C6487" w14:paraId="2D406A36" w14:textId="5DB5C0E4">
      <w:pPr>
        <w:pStyle w:val="paragraph"/>
        <w:spacing w:before="0" w:beforeAutospacing="0" w:after="0" w:afterAutospacing="0" w:line="276" w:lineRule="auto"/>
        <w:textAlignment w:val="baseline"/>
        <w:rPr>
          <w:rFonts w:ascii="Arial" w:hAnsi="Arial" w:eastAsia="Arial" w:cs="Arial"/>
          <w:color w:val="000000" w:themeColor="text1"/>
        </w:rPr>
      </w:pPr>
      <w:r w:rsidRPr="71D49327">
        <w:rPr>
          <w:rFonts w:ascii="Arial" w:hAnsi="Arial" w:eastAsia="Arial" w:cs="Arial"/>
          <w:color w:val="000000" w:themeColor="text1"/>
        </w:rPr>
        <w:t xml:space="preserve">If </w:t>
      </w:r>
      <w:r w:rsidRPr="71D49327" w:rsidR="343249DB">
        <w:rPr>
          <w:rFonts w:ascii="Arial" w:hAnsi="Arial" w:eastAsia="Arial" w:cs="Arial"/>
          <w:color w:val="000000" w:themeColor="text1"/>
        </w:rPr>
        <w:t>the</w:t>
      </w:r>
      <w:r w:rsidR="00F0418C">
        <w:rPr>
          <w:rFonts w:ascii="Arial" w:hAnsi="Arial" w:eastAsia="Arial" w:cs="Arial"/>
          <w:color w:val="000000" w:themeColor="text1"/>
        </w:rPr>
        <w:t xml:space="preserve"> </w:t>
      </w:r>
      <w:r w:rsidRPr="7DE804B7" w:rsidR="11B157B2">
        <w:rPr>
          <w:rFonts w:ascii="Arial" w:hAnsi="Arial" w:eastAsia="Arial" w:cs="Arial"/>
          <w:color w:val="000000" w:themeColor="text1"/>
        </w:rPr>
        <w:t>r</w:t>
      </w:r>
      <w:r w:rsidRPr="7DE804B7" w:rsidR="59F78AE0">
        <w:rPr>
          <w:rFonts w:ascii="Arial" w:hAnsi="Arial" w:eastAsia="Arial" w:cs="Arial"/>
          <w:color w:val="000000" w:themeColor="text1"/>
        </w:rPr>
        <w:t>eviewers</w:t>
      </w:r>
      <w:r w:rsidRPr="71D49327">
        <w:rPr>
          <w:rFonts w:ascii="Arial" w:hAnsi="Arial" w:eastAsia="Arial" w:cs="Arial"/>
          <w:color w:val="000000" w:themeColor="text1"/>
        </w:rPr>
        <w:t xml:space="preserve"> are ok with the changes</w:t>
      </w:r>
      <w:r w:rsidRPr="71D49327" w:rsidDel="00F0418C">
        <w:rPr>
          <w:rFonts w:ascii="Arial" w:hAnsi="Arial" w:eastAsia="Arial" w:cs="Arial"/>
          <w:color w:val="000000" w:themeColor="text1"/>
        </w:rPr>
        <w:t xml:space="preserve">, </w:t>
      </w:r>
      <w:r w:rsidR="00F0418C">
        <w:rPr>
          <w:rFonts w:ascii="Arial" w:hAnsi="Arial" w:eastAsia="Arial" w:cs="Arial"/>
          <w:color w:val="000000" w:themeColor="text1"/>
        </w:rPr>
        <w:t>they</w:t>
      </w:r>
      <w:r w:rsidRPr="71D49327">
        <w:rPr>
          <w:rFonts w:ascii="Arial" w:hAnsi="Arial" w:eastAsia="Arial" w:cs="Arial"/>
          <w:color w:val="000000" w:themeColor="text1"/>
        </w:rPr>
        <w:t xml:space="preserve"> will accept </w:t>
      </w:r>
      <w:r w:rsidRPr="7DE804B7" w:rsidR="36C8C7F8">
        <w:rPr>
          <w:rFonts w:ascii="Arial" w:hAnsi="Arial" w:eastAsia="Arial" w:cs="Arial"/>
          <w:color w:val="000000" w:themeColor="text1"/>
        </w:rPr>
        <w:t>the</w:t>
      </w:r>
      <w:r w:rsidRPr="7DE804B7" w:rsidR="5F5FA2F6">
        <w:rPr>
          <w:rFonts w:ascii="Arial" w:hAnsi="Arial" w:eastAsia="Arial" w:cs="Arial"/>
          <w:color w:val="000000" w:themeColor="text1"/>
        </w:rPr>
        <w:t>m</w:t>
      </w:r>
      <w:r w:rsidR="00AB307C">
        <w:rPr>
          <w:rFonts w:ascii="Arial" w:hAnsi="Arial" w:eastAsia="Arial" w:cs="Arial"/>
          <w:color w:val="000000" w:themeColor="text1"/>
        </w:rPr>
        <w:t>,</w:t>
      </w:r>
      <w:r w:rsidRPr="71D49327">
        <w:rPr>
          <w:rFonts w:ascii="Arial" w:hAnsi="Arial" w:eastAsia="Arial" w:cs="Arial"/>
          <w:color w:val="000000" w:themeColor="text1"/>
        </w:rPr>
        <w:t xml:space="preserve"> and then you can merge your PR in the main </w:t>
      </w:r>
      <w:r w:rsidRPr="71D49327" w:rsidR="2A6BF398">
        <w:rPr>
          <w:rFonts w:ascii="Arial" w:hAnsi="Arial" w:eastAsia="Arial" w:cs="Arial"/>
          <w:color w:val="000000" w:themeColor="text1"/>
        </w:rPr>
        <w:t>branch</w:t>
      </w:r>
      <w:r w:rsidR="00AB307C">
        <w:rPr>
          <w:rFonts w:ascii="Arial" w:hAnsi="Arial" w:eastAsia="Arial" w:cs="Arial"/>
          <w:color w:val="000000" w:themeColor="text1"/>
        </w:rPr>
        <w:t>. I</w:t>
      </w:r>
      <w:r w:rsidRPr="71D49327">
        <w:rPr>
          <w:rFonts w:ascii="Arial" w:hAnsi="Arial" w:eastAsia="Arial" w:cs="Arial"/>
          <w:color w:val="000000" w:themeColor="text1"/>
        </w:rPr>
        <w:t>n this case</w:t>
      </w:r>
      <w:r w:rsidRPr="71D49327" w:rsidR="2DCE4DEB">
        <w:rPr>
          <w:rFonts w:ascii="Arial" w:hAnsi="Arial" w:eastAsia="Arial" w:cs="Arial"/>
          <w:color w:val="000000" w:themeColor="text1"/>
        </w:rPr>
        <w:t xml:space="preserve">, it is the </w:t>
      </w:r>
      <w:bookmarkStart w:name="_Int_Vb5nn2jI" w:id="8"/>
      <w:r w:rsidRPr="71D49327" w:rsidR="2DCE4DEB">
        <w:rPr>
          <w:rFonts w:ascii="Arial" w:hAnsi="Arial" w:eastAsia="Arial" w:cs="Arial"/>
          <w:color w:val="000000" w:themeColor="text1"/>
        </w:rPr>
        <w:t>master</w:t>
      </w:r>
      <w:bookmarkEnd w:id="8"/>
      <w:r w:rsidRPr="71D49327">
        <w:rPr>
          <w:rFonts w:ascii="Arial" w:hAnsi="Arial" w:eastAsia="Arial" w:cs="Arial"/>
          <w:color w:val="000000" w:themeColor="text1"/>
        </w:rPr>
        <w:t xml:space="preserve"> branch. </w:t>
      </w:r>
    </w:p>
    <w:p w:rsidR="00F0418C" w:rsidP="000A08C2" w:rsidRDefault="00F0418C" w14:paraId="41A3B1B4"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Pr="00F0418C" w:rsidR="008C6487" w:rsidP="7DE804B7" w:rsidRDefault="008C6487" w14:paraId="0B6C638D" w14:textId="083D2AC7">
      <w:pPr>
        <w:pStyle w:val="paragraph"/>
        <w:spacing w:before="0" w:beforeAutospacing="0" w:after="0" w:afterAutospacing="0" w:line="276" w:lineRule="auto"/>
        <w:textAlignment w:val="baseline"/>
        <w:rPr>
          <w:rFonts w:ascii="Arial" w:hAnsi="Arial" w:eastAsia="Arial" w:cs="Arial"/>
          <w:b/>
          <w:color w:val="000000"/>
        </w:rPr>
      </w:pPr>
      <w:r w:rsidRPr="7DE804B7">
        <w:rPr>
          <w:rFonts w:ascii="Arial" w:hAnsi="Arial" w:eastAsia="Arial" w:cs="Arial"/>
          <w:b/>
          <w:color w:val="000000" w:themeColor="text1"/>
        </w:rPr>
        <w:t>For this HOS</w:t>
      </w:r>
      <w:r w:rsidR="00AB307C">
        <w:rPr>
          <w:rFonts w:ascii="Arial" w:hAnsi="Arial" w:eastAsia="Arial" w:cs="Arial"/>
          <w:b/>
          <w:bCs/>
          <w:color w:val="000000" w:themeColor="text1"/>
        </w:rPr>
        <w:t>,</w:t>
      </w:r>
      <w:r w:rsidRPr="7DE804B7">
        <w:rPr>
          <w:rFonts w:ascii="Arial" w:hAnsi="Arial" w:eastAsia="Arial" w:cs="Arial"/>
          <w:b/>
          <w:color w:val="000000" w:themeColor="text1"/>
        </w:rPr>
        <w:t xml:space="preserve"> you </w:t>
      </w:r>
      <w:r w:rsidRPr="7DE804B7" w:rsidR="09988F21">
        <w:rPr>
          <w:rFonts w:ascii="Arial" w:hAnsi="Arial" w:eastAsia="Arial" w:cs="Arial"/>
          <w:b/>
          <w:color w:val="000000" w:themeColor="text1"/>
        </w:rPr>
        <w:t>do not</w:t>
      </w:r>
      <w:r w:rsidRPr="7DE804B7">
        <w:rPr>
          <w:rFonts w:ascii="Arial" w:hAnsi="Arial" w:eastAsia="Arial" w:cs="Arial"/>
          <w:b/>
          <w:color w:val="000000" w:themeColor="text1"/>
        </w:rPr>
        <w:t xml:space="preserve"> need </w:t>
      </w:r>
      <w:r w:rsidR="00AB307C">
        <w:rPr>
          <w:rFonts w:ascii="Arial" w:hAnsi="Arial" w:eastAsia="Arial" w:cs="Arial"/>
          <w:b/>
          <w:bCs/>
          <w:color w:val="000000" w:themeColor="text1"/>
        </w:rPr>
        <w:t xml:space="preserve">the </w:t>
      </w:r>
      <w:r w:rsidRPr="7DE804B7">
        <w:rPr>
          <w:rFonts w:ascii="Arial" w:hAnsi="Arial" w:eastAsia="Arial" w:cs="Arial"/>
          <w:b/>
          <w:color w:val="000000" w:themeColor="text1"/>
        </w:rPr>
        <w:t>Reviewers Approval</w:t>
      </w:r>
    </w:p>
    <w:p w:rsidR="008C6487" w:rsidP="000A08C2" w:rsidRDefault="008C6487" w14:paraId="631089C3" w14:textId="0C81F907">
      <w:pPr>
        <w:pStyle w:val="paragraph"/>
        <w:spacing w:before="0" w:beforeAutospacing="0" w:after="0" w:afterAutospacing="0" w:line="276" w:lineRule="auto"/>
        <w:textAlignment w:val="baseline"/>
        <w:rPr>
          <w:rFonts w:ascii="Arial" w:hAnsi="Arial" w:eastAsia="Arial" w:cs="Arial"/>
          <w:color w:val="000000"/>
        </w:rPr>
      </w:pPr>
    </w:p>
    <w:p w:rsidR="008C6487" w:rsidP="000A08C2" w:rsidRDefault="008C6487" w14:paraId="713B2655" w14:textId="1AA542E7">
      <w:pPr>
        <w:pStyle w:val="paragraph"/>
        <w:spacing w:before="0" w:beforeAutospacing="0" w:after="0" w:afterAutospacing="0" w:line="276" w:lineRule="auto"/>
        <w:textAlignment w:val="baseline"/>
        <w:rPr>
          <w:rFonts w:ascii="Arial" w:hAnsi="Arial" w:eastAsia="Arial" w:cs="Arial"/>
          <w:color w:val="000000"/>
        </w:rPr>
      </w:pPr>
      <w:r w:rsidRPr="7DE804B7">
        <w:rPr>
          <w:rFonts w:ascii="Arial" w:hAnsi="Arial" w:eastAsia="Arial" w:cs="Arial"/>
          <w:color w:val="000000" w:themeColor="text1"/>
        </w:rPr>
        <w:t xml:space="preserve">Click on Merge Pull Request </w:t>
      </w:r>
      <w:r w:rsidRPr="7DE804B7" w:rsidR="00F0418C">
        <w:rPr>
          <w:rFonts w:ascii="Arial" w:hAnsi="Arial" w:eastAsia="Arial" w:cs="Arial"/>
          <w:color w:val="000000" w:themeColor="text1"/>
        </w:rPr>
        <w:t xml:space="preserve">and then </w:t>
      </w:r>
      <w:r w:rsidRPr="7DE804B7">
        <w:rPr>
          <w:rFonts w:ascii="Arial" w:hAnsi="Arial" w:eastAsia="Arial" w:cs="Arial"/>
          <w:color w:val="000000" w:themeColor="text1"/>
        </w:rPr>
        <w:t>Confirm Merge.</w:t>
      </w:r>
    </w:p>
    <w:p w:rsidR="00F0418C" w:rsidP="7DE804B7" w:rsidRDefault="00F0418C" w14:paraId="502C3717" w14:textId="77777777">
      <w:pPr>
        <w:pStyle w:val="paragraph"/>
        <w:spacing w:before="0" w:beforeAutospacing="0" w:after="0" w:afterAutospacing="0" w:line="276" w:lineRule="auto"/>
        <w:textAlignment w:val="baseline"/>
        <w:rPr>
          <w:rFonts w:ascii="Arial" w:hAnsi="Arial" w:eastAsia="Arial" w:cs="Arial"/>
          <w:color w:val="000000"/>
        </w:rPr>
      </w:pPr>
    </w:p>
    <w:p w:rsidR="008C6487" w:rsidP="000A08C2" w:rsidRDefault="008C6487" w14:paraId="516ABB6B" w14:textId="4FC42C41">
      <w:pPr>
        <w:pStyle w:val="paragraph"/>
        <w:spacing w:before="0" w:beforeAutospacing="0" w:after="0" w:afterAutospacing="0" w:line="276" w:lineRule="auto"/>
        <w:ind w:left="680"/>
        <w:textAlignment w:val="baseline"/>
        <w:rPr>
          <w:rFonts w:ascii="Arial" w:hAnsi="Arial" w:eastAsia="Arial" w:cs="Arial"/>
          <w:color w:val="000000"/>
        </w:rPr>
      </w:pPr>
      <w:r w:rsidRPr="008C6487">
        <w:rPr>
          <w:rFonts w:ascii="Arial" w:hAnsi="Arial" w:eastAsia="Arial" w:cs="Arial"/>
          <w:noProof/>
          <w:color w:val="000000"/>
        </w:rPr>
        <w:drawing>
          <wp:inline distT="0" distB="0" distL="0" distR="0" wp14:anchorId="33E2A4FD" wp14:editId="4D44617A">
            <wp:extent cx="5645427" cy="308673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0"/>
                    <a:stretch>
                      <a:fillRect/>
                    </a:stretch>
                  </pic:blipFill>
                  <pic:spPr>
                    <a:xfrm>
                      <a:off x="0" y="0"/>
                      <a:ext cx="5649735" cy="3089091"/>
                    </a:xfrm>
                    <a:prstGeom prst="rect">
                      <a:avLst/>
                    </a:prstGeom>
                  </pic:spPr>
                </pic:pic>
              </a:graphicData>
            </a:graphic>
          </wp:inline>
        </w:drawing>
      </w:r>
    </w:p>
    <w:p w:rsidR="008C6487" w:rsidP="000A08C2" w:rsidRDefault="008C6487" w14:paraId="589A6868" w14:textId="36A441F6">
      <w:pPr>
        <w:pStyle w:val="paragraph"/>
        <w:spacing w:before="0" w:beforeAutospacing="0" w:after="0" w:afterAutospacing="0" w:line="276" w:lineRule="auto"/>
        <w:textAlignment w:val="baseline"/>
        <w:rPr>
          <w:rFonts w:ascii="Arial" w:hAnsi="Arial" w:eastAsia="Arial" w:cs="Arial"/>
          <w:color w:val="000000"/>
        </w:rPr>
      </w:pPr>
    </w:p>
    <w:p w:rsidR="008C6487" w:rsidP="5CD14165" w:rsidRDefault="59F78AE0" w14:paraId="56834E96" w14:textId="0488AD09">
      <w:pPr>
        <w:pStyle w:val="paragraph"/>
        <w:spacing w:before="0" w:beforeAutospacing="off" w:after="0" w:afterAutospacing="off" w:line="276" w:lineRule="auto"/>
        <w:textAlignment w:val="baseline"/>
        <w:rPr>
          <w:rFonts w:ascii="Arial" w:hAnsi="Arial" w:eastAsia="Arial" w:cs="Arial"/>
          <w:color w:val="000000"/>
        </w:rPr>
      </w:pPr>
      <w:r w:rsidRPr="5CD14165" w:rsidR="59F78AE0">
        <w:rPr>
          <w:rFonts w:ascii="Arial" w:hAnsi="Arial" w:eastAsia="Arial" w:cs="Arial"/>
          <w:color w:val="000000" w:themeColor="text1" w:themeTint="FF" w:themeShade="FF"/>
        </w:rPr>
        <w:t xml:space="preserve">Click on </w:t>
      </w:r>
      <w:r w:rsidRPr="5CD14165" w:rsidR="46B417A1">
        <w:rPr>
          <w:rFonts w:ascii="Arial" w:hAnsi="Arial" w:eastAsia="Arial" w:cs="Arial"/>
          <w:color w:val="000000" w:themeColor="text1" w:themeTint="FF" w:themeShade="FF"/>
        </w:rPr>
        <w:t>the Delete</w:t>
      </w:r>
      <w:r w:rsidRPr="5CD14165" w:rsidR="59F78AE0">
        <w:rPr>
          <w:rFonts w:ascii="Arial" w:hAnsi="Arial" w:eastAsia="Arial" w:cs="Arial"/>
          <w:color w:val="000000" w:themeColor="text1" w:themeTint="FF" w:themeShade="FF"/>
        </w:rPr>
        <w:t xml:space="preserve"> </w:t>
      </w:r>
      <w:r w:rsidRPr="5CD14165" w:rsidR="4C199863">
        <w:rPr>
          <w:rFonts w:ascii="Arial" w:hAnsi="Arial" w:eastAsia="Arial" w:cs="Arial"/>
          <w:color w:val="000000" w:themeColor="text1" w:themeTint="FF" w:themeShade="FF"/>
        </w:rPr>
        <w:t>branch.</w:t>
      </w:r>
    </w:p>
    <w:p w:rsidR="008C6487" w:rsidP="000A08C2" w:rsidRDefault="008C6487" w14:paraId="5CBBCC54" w14:textId="77777777">
      <w:pPr>
        <w:pStyle w:val="paragraph"/>
        <w:spacing w:before="0" w:beforeAutospacing="0" w:after="0" w:afterAutospacing="0" w:line="276" w:lineRule="auto"/>
        <w:ind w:left="680"/>
        <w:textAlignment w:val="baseline"/>
        <w:rPr>
          <w:rFonts w:ascii="Arial" w:hAnsi="Arial" w:eastAsia="Arial" w:cs="Arial"/>
          <w:color w:val="000000"/>
        </w:rPr>
      </w:pPr>
    </w:p>
    <w:p w:rsidR="008C6487" w:rsidP="7DE804B7" w:rsidRDefault="4C199863" w14:paraId="60A17DBA" w14:textId="321290AF">
      <w:pPr>
        <w:pStyle w:val="paragraph"/>
        <w:spacing w:before="0" w:beforeAutospacing="0" w:after="0" w:afterAutospacing="0" w:line="276" w:lineRule="auto"/>
        <w:textAlignment w:val="baseline"/>
        <w:rPr>
          <w:rFonts w:ascii="Arial" w:hAnsi="Arial" w:eastAsia="Arial" w:cs="Arial"/>
          <w:color w:val="000000"/>
        </w:rPr>
      </w:pPr>
      <w:r w:rsidRPr="7DE804B7">
        <w:rPr>
          <w:rFonts w:ascii="Arial" w:hAnsi="Arial" w:eastAsia="Arial" w:cs="Arial"/>
          <w:color w:val="000000" w:themeColor="text1"/>
        </w:rPr>
        <w:t>T</w:t>
      </w:r>
      <w:r w:rsidRPr="7DE804B7" w:rsidR="18E0220C">
        <w:rPr>
          <w:rFonts w:ascii="Arial" w:hAnsi="Arial" w:eastAsia="Arial" w:cs="Arial"/>
          <w:color w:val="000000" w:themeColor="text1"/>
        </w:rPr>
        <w:t>he</w:t>
      </w:r>
      <w:r w:rsidRPr="7DE804B7" w:rsidR="007968B6">
        <w:rPr>
          <w:rFonts w:ascii="Arial" w:hAnsi="Arial" w:eastAsia="Arial" w:cs="Arial"/>
          <w:color w:val="000000" w:themeColor="text1"/>
        </w:rPr>
        <w:t xml:space="preserve"> changes are</w:t>
      </w:r>
      <w:r w:rsidRPr="7DE804B7" w:rsidR="00A01FCB">
        <w:rPr>
          <w:rFonts w:ascii="Arial" w:hAnsi="Arial" w:eastAsia="Arial" w:cs="Arial"/>
          <w:color w:val="000000" w:themeColor="text1"/>
        </w:rPr>
        <w:t xml:space="preserve"> now</w:t>
      </w:r>
      <w:r w:rsidRPr="7DE804B7" w:rsidR="007968B6">
        <w:rPr>
          <w:rFonts w:ascii="Arial" w:hAnsi="Arial" w:eastAsia="Arial" w:cs="Arial"/>
          <w:color w:val="000000" w:themeColor="text1"/>
        </w:rPr>
        <w:t xml:space="preserve"> </w:t>
      </w:r>
      <w:r w:rsidRPr="7DE804B7" w:rsidR="18E0220C">
        <w:rPr>
          <w:rFonts w:ascii="Arial" w:hAnsi="Arial" w:eastAsia="Arial" w:cs="Arial"/>
          <w:color w:val="000000" w:themeColor="text1"/>
        </w:rPr>
        <w:t>in</w:t>
      </w:r>
      <w:r w:rsidRPr="7DE804B7" w:rsidDel="00A01FCB" w:rsidR="007968B6">
        <w:rPr>
          <w:rFonts w:ascii="Arial" w:hAnsi="Arial" w:eastAsia="Arial" w:cs="Arial"/>
          <w:color w:val="000000" w:themeColor="text1"/>
        </w:rPr>
        <w:t xml:space="preserve"> </w:t>
      </w:r>
      <w:r w:rsidRPr="7DE804B7" w:rsidR="00A01FCB">
        <w:rPr>
          <w:rFonts w:ascii="Arial" w:hAnsi="Arial" w:eastAsia="Arial" w:cs="Arial"/>
          <w:color w:val="000000" w:themeColor="text1"/>
        </w:rPr>
        <w:t xml:space="preserve">the </w:t>
      </w:r>
      <w:r w:rsidRPr="7DE804B7" w:rsidR="007968B6">
        <w:rPr>
          <w:rFonts w:ascii="Arial" w:hAnsi="Arial" w:eastAsia="Arial" w:cs="Arial"/>
          <w:color w:val="000000" w:themeColor="text1"/>
        </w:rPr>
        <w:t>main branch</w:t>
      </w:r>
      <w:r w:rsidRPr="7DE804B7" w:rsidR="00415DF8">
        <w:rPr>
          <w:rFonts w:ascii="Arial" w:hAnsi="Arial" w:eastAsia="Arial" w:cs="Arial"/>
          <w:color w:val="000000" w:themeColor="text1"/>
        </w:rPr>
        <w:t>;</w:t>
      </w:r>
      <w:r w:rsidRPr="7DE804B7" w:rsidR="0087667A">
        <w:rPr>
          <w:rFonts w:ascii="Arial" w:hAnsi="Arial" w:eastAsia="Arial" w:cs="Arial"/>
          <w:color w:val="000000" w:themeColor="text1"/>
        </w:rPr>
        <w:t xml:space="preserve"> we can bring them to the folder</w:t>
      </w:r>
      <w:r w:rsidRPr="7DE804B7" w:rsidDel="0087667A" w:rsidR="007968B6">
        <w:rPr>
          <w:rFonts w:ascii="Arial" w:hAnsi="Arial" w:eastAsia="Arial" w:cs="Arial"/>
          <w:color w:val="000000" w:themeColor="text1"/>
        </w:rPr>
        <w:t>.</w:t>
      </w:r>
    </w:p>
    <w:p w:rsidR="00A42F3D" w:rsidP="000A08C2" w:rsidRDefault="00A42F3D" w14:paraId="2CA9E6FD" w14:textId="20DE7D8D">
      <w:pPr>
        <w:pStyle w:val="paragraph"/>
        <w:spacing w:before="0" w:beforeAutospacing="0" w:after="0" w:afterAutospacing="0" w:line="276" w:lineRule="auto"/>
        <w:textAlignment w:val="baseline"/>
        <w:rPr>
          <w:rFonts w:ascii="Arial" w:hAnsi="Arial" w:eastAsia="Arial" w:cs="Arial"/>
          <w:color w:val="000000"/>
        </w:rPr>
      </w:pPr>
    </w:p>
    <w:p w:rsidRPr="0087667A" w:rsidR="007968B6" w:rsidP="000A08C2" w:rsidRDefault="78F99631" w14:paraId="778AFC2F" w14:textId="2607EC44">
      <w:pPr>
        <w:pStyle w:val="paragraph"/>
        <w:spacing w:before="0" w:beforeAutospacing="0" w:after="0" w:afterAutospacing="0" w:line="276" w:lineRule="auto"/>
        <w:textAlignment w:val="baseline"/>
        <w:rPr>
          <w:rFonts w:ascii="Arial" w:hAnsi="Arial" w:eastAsia="Arial" w:cs="Arial"/>
          <w:b/>
          <w:color w:val="000000"/>
        </w:rPr>
      </w:pPr>
      <w:r w:rsidRPr="7DE804B7">
        <w:rPr>
          <w:rFonts w:ascii="Arial" w:hAnsi="Arial" w:eastAsia="Arial" w:cs="Arial"/>
          <w:b/>
          <w:bCs/>
          <w:color w:val="000000" w:themeColor="text1"/>
        </w:rPr>
        <w:t>C</w:t>
      </w:r>
      <w:r w:rsidRPr="7DE804B7" w:rsidR="4D9C278A">
        <w:rPr>
          <w:rFonts w:ascii="Arial" w:hAnsi="Arial" w:eastAsia="Arial" w:cs="Arial"/>
          <w:b/>
          <w:bCs/>
          <w:color w:val="000000" w:themeColor="text1"/>
        </w:rPr>
        <w:t>ommand</w:t>
      </w:r>
    </w:p>
    <w:p w:rsidR="0087667A" w:rsidP="7DE804B7" w:rsidRDefault="0087667A" w14:paraId="5F8DFD67" w14:textId="77777777">
      <w:pPr>
        <w:pStyle w:val="paragraph"/>
        <w:spacing w:before="0" w:beforeAutospacing="0" w:after="0" w:afterAutospacing="0" w:line="276" w:lineRule="auto"/>
        <w:textAlignment w:val="baseline"/>
        <w:rPr>
          <w:rFonts w:ascii="Arial" w:hAnsi="Arial" w:eastAsia="Arial" w:cs="Arial"/>
          <w:color w:val="000000"/>
        </w:rPr>
      </w:pPr>
    </w:p>
    <w:p w:rsidRPr="0087667A" w:rsidR="007968B6" w:rsidP="7DE804B7" w:rsidRDefault="007968B6" w14:paraId="7F973677" w14:textId="2C0C9DC4">
      <w:pPr>
        <w:pStyle w:val="paragraph"/>
        <w:shd w:val="clear" w:color="auto" w:fill="D9D9D9" w:themeFill="background1" w:themeFillShade="D9"/>
        <w:spacing w:before="0" w:beforeAutospacing="0" w:after="0" w:afterAutospacing="0" w:line="276" w:lineRule="auto"/>
        <w:ind w:firstLine="720"/>
        <w:textAlignment w:val="baseline"/>
        <w:rPr>
          <w:rStyle w:val="eop"/>
          <w:rFonts w:ascii="Consolas" w:hAnsi="Consolas" w:eastAsia="Arial"/>
        </w:rPr>
      </w:pPr>
      <w:r w:rsidRPr="7DE804B7">
        <w:rPr>
          <w:rStyle w:val="eop"/>
          <w:rFonts w:ascii="Consolas" w:hAnsi="Consolas" w:eastAsia="Arial"/>
        </w:rPr>
        <w:t>git checkout master</w:t>
      </w:r>
    </w:p>
    <w:p w:rsidRPr="0087667A" w:rsidR="00D32B1F" w:rsidP="7DE804B7" w:rsidRDefault="00D32B1F" w14:paraId="7B0D2FC2" w14:textId="098C0EFC">
      <w:pPr>
        <w:pStyle w:val="paragraph"/>
        <w:shd w:val="clear" w:color="auto" w:fill="D9D9D9" w:themeFill="background1" w:themeFillShade="D9"/>
        <w:spacing w:before="0" w:beforeAutospacing="0" w:after="0" w:afterAutospacing="0" w:line="276" w:lineRule="auto"/>
        <w:ind w:firstLine="720"/>
        <w:textAlignment w:val="baseline"/>
        <w:rPr>
          <w:rStyle w:val="eop"/>
          <w:rFonts w:ascii="Consolas" w:hAnsi="Consolas" w:eastAsia="Arial"/>
        </w:rPr>
      </w:pPr>
      <w:r w:rsidRPr="7DE804B7">
        <w:rPr>
          <w:rStyle w:val="eop"/>
          <w:rFonts w:ascii="Consolas" w:hAnsi="Consolas" w:eastAsia="Arial"/>
        </w:rPr>
        <w:t xml:space="preserve">git </w:t>
      </w:r>
      <w:bookmarkStart w:name="_Int_FS4HntoA" w:id="9"/>
      <w:r w:rsidRPr="7DE804B7">
        <w:rPr>
          <w:rStyle w:val="eop"/>
          <w:rFonts w:ascii="Consolas" w:hAnsi="Consolas" w:eastAsia="Arial"/>
        </w:rPr>
        <w:t>pull</w:t>
      </w:r>
      <w:bookmarkEnd w:id="9"/>
    </w:p>
    <w:p w:rsidR="007968B6" w:rsidP="000A08C2" w:rsidRDefault="007968B6" w14:paraId="00F65AFB" w14:textId="77777777">
      <w:pPr>
        <w:pStyle w:val="paragraph"/>
        <w:spacing w:before="0" w:beforeAutospacing="0" w:after="0" w:afterAutospacing="0" w:line="276" w:lineRule="auto"/>
        <w:textAlignment w:val="baseline"/>
        <w:rPr>
          <w:rFonts w:ascii="Arial" w:hAnsi="Arial" w:eastAsia="Arial" w:cs="Arial"/>
          <w:color w:val="000000"/>
        </w:rPr>
      </w:pPr>
    </w:p>
    <w:p w:rsidRPr="0087667A" w:rsidR="008C6487" w:rsidP="000A08C2" w:rsidRDefault="78F99631" w14:paraId="396D81A5" w14:textId="1CB4D7F8">
      <w:pPr>
        <w:pStyle w:val="paragraph"/>
        <w:spacing w:before="0" w:beforeAutospacing="0" w:after="0" w:afterAutospacing="0" w:line="276" w:lineRule="auto"/>
        <w:textAlignment w:val="baseline"/>
        <w:rPr>
          <w:rFonts w:ascii="Arial" w:hAnsi="Arial" w:eastAsia="Arial" w:cs="Arial"/>
          <w:b/>
          <w:color w:val="000000"/>
        </w:rPr>
      </w:pPr>
      <w:r w:rsidRPr="7DE804B7">
        <w:rPr>
          <w:rFonts w:ascii="Arial" w:hAnsi="Arial" w:eastAsia="Arial" w:cs="Arial"/>
          <w:b/>
          <w:bCs/>
          <w:color w:val="000000" w:themeColor="text1"/>
        </w:rPr>
        <w:t>Output</w:t>
      </w:r>
    </w:p>
    <w:p w:rsidR="0087667A" w:rsidP="7DE804B7" w:rsidRDefault="0087667A" w14:paraId="03DB4768" w14:textId="77777777">
      <w:pPr>
        <w:pStyle w:val="paragraph"/>
        <w:spacing w:before="0" w:beforeAutospacing="0" w:after="0" w:afterAutospacing="0" w:line="276" w:lineRule="auto"/>
        <w:textAlignment w:val="baseline"/>
        <w:rPr>
          <w:rFonts w:ascii="Arial" w:hAnsi="Arial" w:eastAsia="Arial" w:cs="Arial"/>
          <w:color w:val="000000"/>
        </w:rPr>
      </w:pPr>
    </w:p>
    <w:p w:rsidR="007968B6" w:rsidP="7DE804B7" w:rsidRDefault="007968B6" w14:paraId="18FD776B" w14:textId="7A66E1C5">
      <w:pPr>
        <w:pStyle w:val="paragraph"/>
        <w:spacing w:before="0" w:beforeAutospacing="0" w:after="0" w:afterAutospacing="0" w:line="276" w:lineRule="auto"/>
        <w:ind w:left="680"/>
        <w:jc w:val="center"/>
        <w:textAlignment w:val="baseline"/>
        <w:rPr>
          <w:rFonts w:ascii="Arial" w:hAnsi="Arial" w:eastAsia="Arial" w:cs="Arial"/>
          <w:color w:val="000000"/>
        </w:rPr>
      </w:pPr>
      <w:r w:rsidRPr="007968B6">
        <w:rPr>
          <w:rFonts w:ascii="Arial" w:hAnsi="Arial" w:eastAsia="Arial" w:cs="Arial"/>
          <w:noProof/>
          <w:color w:val="000000"/>
        </w:rPr>
        <w:drawing>
          <wp:inline distT="0" distB="0" distL="0" distR="0" wp14:anchorId="0F461D51" wp14:editId="06A8FBB9">
            <wp:extent cx="5490875" cy="2225040"/>
            <wp:effectExtent l="0" t="0" r="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31"/>
                    <a:srcRect r="41013"/>
                    <a:stretch/>
                  </pic:blipFill>
                  <pic:spPr bwMode="auto">
                    <a:xfrm>
                      <a:off x="0" y="0"/>
                      <a:ext cx="5493729" cy="2226197"/>
                    </a:xfrm>
                    <a:prstGeom prst="rect">
                      <a:avLst/>
                    </a:prstGeom>
                    <a:ln>
                      <a:noFill/>
                    </a:ln>
                    <a:extLst>
                      <a:ext uri="{53640926-AAD7-44D8-BBD7-CCE9431645EC}">
                        <a14:shadowObscured xmlns:a14="http://schemas.microsoft.com/office/drawing/2010/main"/>
                      </a:ext>
                    </a:extLst>
                  </pic:spPr>
                </pic:pic>
              </a:graphicData>
            </a:graphic>
          </wp:inline>
        </w:drawing>
      </w:r>
    </w:p>
    <w:p w:rsidR="00CC6B5D" w:rsidP="000A08C2" w:rsidRDefault="00CC6B5D" w14:paraId="2082AE67" w14:textId="42F576B4">
      <w:pPr>
        <w:pStyle w:val="paragraph"/>
        <w:spacing w:before="0" w:beforeAutospacing="0" w:after="0" w:afterAutospacing="0" w:line="276" w:lineRule="auto"/>
        <w:textAlignment w:val="baseline"/>
        <w:rPr>
          <w:rFonts w:ascii="Arial" w:hAnsi="Arial" w:eastAsia="Arial" w:cs="Arial"/>
          <w:b/>
          <w:bCs/>
          <w:color w:val="000000"/>
        </w:rPr>
      </w:pPr>
    </w:p>
    <w:p w:rsidRPr="008772CC" w:rsidR="00FB387C" w:rsidP="000A08C2" w:rsidRDefault="008772CC" w14:paraId="188B815C" w14:textId="373F185A">
      <w:pPr>
        <w:pStyle w:val="paragraph"/>
        <w:spacing w:before="0" w:beforeAutospacing="0" w:after="0" w:afterAutospacing="0" w:line="276" w:lineRule="auto"/>
        <w:textAlignment w:val="baseline"/>
        <w:rPr>
          <w:rFonts w:eastAsia="Arial"/>
        </w:rPr>
      </w:pPr>
      <w:r w:rsidRPr="5CD14165" w:rsidR="008772CC">
        <w:rPr>
          <w:rFonts w:ascii="Arial" w:hAnsi="Arial" w:eastAsia="Arial" w:cs="Arial"/>
          <w:b w:val="1"/>
          <w:bCs w:val="1"/>
          <w:color w:val="000000" w:themeColor="text1" w:themeTint="FF" w:themeShade="FF"/>
        </w:rPr>
        <w:t>Part 2: Coding Tools in Visual Studio</w:t>
      </w:r>
    </w:p>
    <w:p w:rsidR="00FB387C" w:rsidP="000A08C2" w:rsidRDefault="00FB387C" w14:paraId="3AEE55B4" w14:textId="77777777">
      <w:pPr>
        <w:pStyle w:val="paragraph"/>
        <w:spacing w:before="0" w:beforeAutospacing="0" w:after="0" w:afterAutospacing="0" w:line="276" w:lineRule="auto"/>
        <w:textAlignment w:val="baseline"/>
        <w:rPr>
          <w:rStyle w:val="eop"/>
          <w:rFonts w:ascii="Arial" w:hAnsi="Arial" w:eastAsia="Arial" w:cs="Arial"/>
          <w:color w:val="000000"/>
        </w:rPr>
      </w:pPr>
    </w:p>
    <w:p w:rsidR="00785EB2" w:rsidP="000A08C2" w:rsidRDefault="14A80AC7" w14:paraId="7C8C0F07" w14:textId="77777777">
      <w:pPr>
        <w:pStyle w:val="paragraph"/>
        <w:spacing w:before="0" w:beforeAutospacing="0" w:after="0" w:afterAutospacing="0" w:line="276" w:lineRule="auto"/>
        <w:textAlignment w:val="baseline"/>
        <w:rPr>
          <w:rFonts w:ascii="Arial" w:hAnsi="Arial" w:eastAsia="Arial" w:cs="Arial"/>
          <w:color w:val="000000" w:themeColor="tex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85EB2">
        <w:rPr>
          <w:rFonts w:ascii="Arial" w:hAnsi="Arial" w:eastAsia="Arial" w:cs="Arial"/>
          <w:b/>
          <w:color w:val="000000"/>
        </w:rPr>
        <w:t>Debugging</w:t>
      </w:r>
    </w:p>
    <w:p w:rsidR="00FB387C" w:rsidP="5CD14165" w:rsidRDefault="14A80AC7" w14:paraId="645AA578" w14:textId="60377A98">
      <w:pPr>
        <w:pStyle w:val="paragraph"/>
        <w:spacing w:before="0" w:beforeAutospacing="off" w:after="0" w:afterAutospacing="off" w:line="276" w:lineRule="auto"/>
        <w:jc w:val="both"/>
        <w:textAlignment w:val="baseline"/>
        <w:rPr>
          <w:rFonts w:ascii="Arial" w:hAnsi="Arial" w:eastAsia="Arial" w:cs="Arial"/>
          <w:color w:val="000000"/>
        </w:rPr>
      </w:pPr>
      <w:r w:rsidRPr="5CD14165" w:rsidR="14A80AC7">
        <w:rPr>
          <w:rFonts w:ascii="Arial" w:hAnsi="Arial" w:eastAsia="Arial" w:cs="Arial"/>
          <w:color w:val="000000" w:themeColor="text1" w:themeTint="FF" w:themeShade="FF"/>
        </w:rPr>
        <w:t>Debugging</w:t>
      </w:r>
      <w:r w:rsidRPr="5CD14165" w:rsidR="00FB387C">
        <w:rPr>
          <w:rFonts w:ascii="Arial" w:hAnsi="Arial" w:eastAsia="Arial" w:cs="Arial"/>
          <w:color w:val="000000" w:themeColor="text1" w:themeTint="FF" w:themeShade="FF"/>
        </w:rPr>
        <w:t xml:space="preserve"> is </w:t>
      </w:r>
      <w:r w:rsidRPr="5CD14165" w:rsidR="00785EB2">
        <w:rPr>
          <w:rFonts w:ascii="Arial" w:hAnsi="Arial" w:eastAsia="Arial" w:cs="Arial"/>
          <w:color w:val="000000" w:themeColor="text1" w:themeTint="FF" w:themeShade="FF"/>
        </w:rPr>
        <w:t xml:space="preserve">very </w:t>
      </w:r>
      <w:r w:rsidRPr="5CD14165" w:rsidR="00FB387C">
        <w:rPr>
          <w:rFonts w:ascii="Arial" w:hAnsi="Arial" w:eastAsia="Arial" w:cs="Arial"/>
          <w:color w:val="000000" w:themeColor="text1" w:themeTint="FF" w:themeShade="FF"/>
        </w:rPr>
        <w:t>important</w:t>
      </w:r>
      <w:r w:rsidRPr="5CD14165" w:rsidR="00FB387C">
        <w:rPr>
          <w:rFonts w:ascii="Arial" w:hAnsi="Arial" w:eastAsia="Arial" w:cs="Arial"/>
          <w:color w:val="000000" w:themeColor="text1" w:themeTint="FF" w:themeShade="FF"/>
        </w:rPr>
        <w:t xml:space="preserve"> in programming</w:t>
      </w:r>
      <w:r w:rsidRPr="5CD14165" w:rsidR="00415DF8">
        <w:rPr>
          <w:rFonts w:ascii="Arial" w:hAnsi="Arial" w:eastAsia="Arial" w:cs="Arial"/>
          <w:color w:val="000000" w:themeColor="text1" w:themeTint="FF" w:themeShade="FF"/>
        </w:rPr>
        <w:t xml:space="preserve">. </w:t>
      </w:r>
      <w:r w:rsidRPr="5CD14165" w:rsidR="00FB387C">
        <w:rPr>
          <w:rFonts w:ascii="Arial" w:hAnsi="Arial" w:eastAsia="Arial" w:cs="Arial"/>
          <w:color w:val="000000" w:themeColor="text1" w:themeTint="FF" w:themeShade="FF"/>
        </w:rPr>
        <w:t>Programmer</w:t>
      </w:r>
      <w:r w:rsidRPr="5CD14165" w:rsidR="00785EB2">
        <w:rPr>
          <w:rFonts w:ascii="Arial" w:hAnsi="Arial" w:eastAsia="Arial" w:cs="Arial"/>
          <w:color w:val="000000" w:themeColor="text1" w:themeTint="FF" w:themeShade="FF"/>
        </w:rPr>
        <w:t>s</w:t>
      </w:r>
      <w:r w:rsidRPr="5CD14165" w:rsidR="00FB387C">
        <w:rPr>
          <w:rFonts w:ascii="Arial" w:hAnsi="Arial" w:eastAsia="Arial" w:cs="Arial"/>
          <w:color w:val="000000" w:themeColor="text1" w:themeTint="FF" w:themeShade="FF"/>
        </w:rPr>
        <w:t xml:space="preserve"> should be able to debug the code and find the root cause of the failing code. Follow and explore the debug features.</w:t>
      </w:r>
    </w:p>
    <w:p w:rsidR="00785EB2" w:rsidP="000A08C2" w:rsidRDefault="00785EB2" w14:paraId="05201315" w14:textId="77777777">
      <w:pPr>
        <w:pStyle w:val="paragraph"/>
        <w:spacing w:before="0" w:beforeAutospacing="0" w:after="0" w:afterAutospacing="0" w:line="276" w:lineRule="auto"/>
        <w:textAlignment w:val="baseline"/>
        <w:rPr>
          <w:rFonts w:eastAsia="Arial"/>
        </w:rPr>
      </w:pPr>
    </w:p>
    <w:p w:rsidR="00785EB2" w:rsidP="000A08C2" w:rsidRDefault="0016422A" w14:paraId="001921EC" w14:textId="091E34BB">
      <w:pPr>
        <w:pStyle w:val="paragraph"/>
        <w:spacing w:before="0" w:beforeAutospacing="0" w:after="0" w:afterAutospacing="0" w:line="276" w:lineRule="auto"/>
        <w:textAlignment w:val="baseline"/>
        <w:rPr>
          <w:rFonts w:ascii="Arial" w:hAnsi="Arial" w:eastAsia="Arial" w:cs="Arial"/>
          <w:color w:val="000000" w:themeColor="text1"/>
        </w:rPr>
      </w:pPr>
      <w:r w:rsidRPr="7DE804B7">
        <w:rPr>
          <w:rFonts w:ascii="Arial" w:hAnsi="Arial" w:eastAsia="Arial" w:cs="Arial"/>
          <w:color w:val="000000" w:themeColor="text1"/>
        </w:rPr>
        <w:t>Create a file addNumbers.py</w:t>
      </w:r>
    </w:p>
    <w:p w:rsidR="7ABBCA5A" w:rsidP="7DE804B7" w:rsidRDefault="7ABBCA5A" w14:paraId="41D4B492" w14:textId="08706A25">
      <w:pPr>
        <w:pStyle w:val="paragraph"/>
        <w:spacing w:before="0" w:beforeAutospacing="0" w:after="0" w:afterAutospacing="0" w:line="276" w:lineRule="auto"/>
        <w:ind w:left="1008"/>
      </w:pPr>
      <w:r>
        <w:rPr>
          <w:noProof/>
        </w:rPr>
        <w:drawing>
          <wp:inline distT="0" distB="0" distL="0" distR="0" wp14:anchorId="1CC6182B" wp14:editId="20DE0871">
            <wp:extent cx="4572000" cy="1638300"/>
            <wp:effectExtent l="0" t="0" r="0" b="0"/>
            <wp:docPr id="705632527" name="Picture 70563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rsidR="0016422A" w:rsidP="000A08C2" w:rsidRDefault="0016422A" w14:paraId="319D1449"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0016422A" w:rsidP="000A08C2" w:rsidRDefault="0016422A" w14:paraId="0E176059" w14:textId="6555B59C">
      <w:pPr>
        <w:pStyle w:val="paragraph"/>
        <w:spacing w:before="0" w:beforeAutospacing="0" w:after="0" w:afterAutospacing="0" w:line="276" w:lineRule="auto"/>
        <w:textAlignment w:val="baseline"/>
        <w:rPr>
          <w:rFonts w:ascii="Arial" w:hAnsi="Arial" w:eastAsia="Arial" w:cs="Arial"/>
          <w:color w:val="000000" w:themeColor="text1"/>
        </w:rPr>
      </w:pPr>
      <w:r>
        <w:rPr>
          <w:rFonts w:ascii="Arial" w:hAnsi="Arial" w:eastAsia="Arial" w:cs="Arial"/>
          <w:color w:val="000000" w:themeColor="text1"/>
        </w:rPr>
        <w:t>Include the following code in the file:</w:t>
      </w:r>
    </w:p>
    <w:p w:rsidR="0016422A" w:rsidP="000A08C2" w:rsidRDefault="0016422A" w14:paraId="3D5DF965"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Pr="00DA3701" w:rsidR="00DA3701" w:rsidP="7DE804B7" w:rsidRDefault="00DA3701" w14:paraId="6044C78A" w14:textId="77777777">
      <w:pPr>
        <w:shd w:val="clear" w:color="auto" w:fill="D9D9D9" w:themeFill="background1" w:themeFillShade="D9"/>
        <w:spacing w:after="0" w:line="276" w:lineRule="auto"/>
        <w:ind w:left="720"/>
        <w:rPr>
          <w:rFonts w:ascii="Consolas" w:hAnsi="Consolas" w:eastAsia="Times New Roman" w:cs="Times New Roman"/>
          <w:color w:val="000000"/>
          <w:sz w:val="21"/>
          <w:szCs w:val="21"/>
          <w:lang w:eastAsia="ko-KR"/>
        </w:rPr>
      </w:pPr>
      <w:r w:rsidRPr="00DA3701">
        <w:rPr>
          <w:rFonts w:ascii="Consolas" w:hAnsi="Consolas" w:eastAsia="Times New Roman" w:cs="Times New Roman"/>
          <w:color w:val="0000FF"/>
          <w:sz w:val="21"/>
          <w:szCs w:val="21"/>
          <w:lang w:eastAsia="ko-KR"/>
        </w:rPr>
        <w:t>def</w:t>
      </w:r>
      <w:r w:rsidRPr="7DE804B7">
        <w:rPr>
          <w:rFonts w:ascii="Consolas" w:hAnsi="Consolas" w:eastAsia="Times New Roman" w:cs="Times New Roman"/>
          <w:color w:val="000000" w:themeColor="text1"/>
          <w:sz w:val="21"/>
          <w:szCs w:val="21"/>
          <w:lang w:eastAsia="ko-KR"/>
        </w:rPr>
        <w:t xml:space="preserve"> add_two_numbers(x, y):</w:t>
      </w:r>
    </w:p>
    <w:p w:rsidRPr="00DA3701" w:rsidR="00DA3701" w:rsidP="7DE804B7" w:rsidRDefault="00DA3701" w14:paraId="49A7EA80" w14:textId="1C26B839">
      <w:pPr>
        <w:shd w:val="clear" w:color="auto" w:fill="D9D9D9" w:themeFill="background1" w:themeFillShade="D9"/>
        <w:spacing w:after="0" w:line="276" w:lineRule="auto"/>
        <w:ind w:left="720"/>
        <w:rPr>
          <w:rFonts w:ascii="Consolas" w:hAnsi="Consolas" w:eastAsia="Times New Roman" w:cs="Times New Roman"/>
          <w:color w:val="000000"/>
          <w:sz w:val="21"/>
          <w:szCs w:val="21"/>
          <w:lang w:eastAsia="ko-KR"/>
        </w:rPr>
      </w:pPr>
      <w:r w:rsidRPr="7DE804B7">
        <w:rPr>
          <w:rFonts w:ascii="Consolas" w:hAnsi="Consolas" w:eastAsia="Times New Roman" w:cs="Times New Roman"/>
          <w:color w:val="000000" w:themeColor="text1"/>
          <w:sz w:val="21"/>
          <w:szCs w:val="21"/>
          <w:lang w:eastAsia="ko-KR"/>
        </w:rPr>
        <w:t xml:space="preserve">  </w:t>
      </w:r>
      <w:r w:rsidRPr="7DE804B7" w:rsidR="15F70D2C">
        <w:rPr>
          <w:rFonts w:ascii="Consolas" w:hAnsi="Consolas" w:eastAsia="Times New Roman" w:cs="Times New Roman"/>
          <w:color w:val="000000" w:themeColor="text1"/>
          <w:sz w:val="21"/>
          <w:szCs w:val="21"/>
          <w:lang w:eastAsia="ko-KR"/>
        </w:rPr>
        <w:t xml:space="preserve">  </w:t>
      </w:r>
      <w:r w:rsidRPr="00DA3701">
        <w:rPr>
          <w:rFonts w:ascii="Consolas" w:hAnsi="Consolas" w:eastAsia="Times New Roman" w:cs="Times New Roman"/>
          <w:color w:val="0000FF"/>
          <w:sz w:val="21"/>
          <w:szCs w:val="21"/>
          <w:lang w:eastAsia="ko-KR"/>
        </w:rPr>
        <w:t>return</w:t>
      </w:r>
      <w:r w:rsidRPr="7DE804B7">
        <w:rPr>
          <w:rFonts w:ascii="Consolas" w:hAnsi="Consolas" w:eastAsia="Times New Roman" w:cs="Times New Roman"/>
          <w:color w:val="000000" w:themeColor="text1"/>
          <w:sz w:val="21"/>
          <w:szCs w:val="21"/>
          <w:lang w:eastAsia="ko-KR"/>
        </w:rPr>
        <w:t xml:space="preserve"> x + y</w:t>
      </w:r>
    </w:p>
    <w:p w:rsidRPr="00DA3701" w:rsidR="00DA3701" w:rsidP="7DE804B7" w:rsidRDefault="00DA3701" w14:paraId="49DC0385" w14:textId="77777777">
      <w:pPr>
        <w:shd w:val="clear" w:color="auto" w:fill="D9D9D9" w:themeFill="background1" w:themeFillShade="D9"/>
        <w:spacing w:after="0" w:line="276" w:lineRule="auto"/>
        <w:ind w:left="720"/>
        <w:rPr>
          <w:rFonts w:ascii="Consolas" w:hAnsi="Consolas" w:eastAsia="Times New Roman" w:cs="Times New Roman"/>
          <w:color w:val="000000"/>
          <w:sz w:val="21"/>
          <w:szCs w:val="21"/>
          <w:lang w:eastAsia="ko-KR"/>
        </w:rPr>
      </w:pPr>
    </w:p>
    <w:p w:rsidRPr="00DA3701" w:rsidR="00DA3701" w:rsidP="7DE804B7" w:rsidRDefault="00DA3701" w14:paraId="187FE90C" w14:textId="77777777">
      <w:pPr>
        <w:shd w:val="clear" w:color="auto" w:fill="D9D9D9" w:themeFill="background1" w:themeFillShade="D9"/>
        <w:spacing w:after="0" w:line="276" w:lineRule="auto"/>
        <w:ind w:left="720"/>
        <w:rPr>
          <w:rFonts w:ascii="Consolas" w:hAnsi="Consolas" w:eastAsia="Times New Roman" w:cs="Times New Roman"/>
          <w:color w:val="000000"/>
          <w:sz w:val="21"/>
          <w:szCs w:val="21"/>
          <w:lang w:eastAsia="ko-KR"/>
        </w:rPr>
      </w:pPr>
      <w:r w:rsidRPr="7DE804B7">
        <w:rPr>
          <w:rFonts w:ascii="Consolas" w:hAnsi="Consolas" w:eastAsia="Times New Roman" w:cs="Times New Roman"/>
          <w:color w:val="000000" w:themeColor="text1"/>
          <w:sz w:val="21"/>
          <w:szCs w:val="21"/>
          <w:lang w:eastAsia="ko-KR"/>
        </w:rPr>
        <w:t>print(add_two_numbers(</w:t>
      </w:r>
      <w:r w:rsidRPr="00DA3701">
        <w:rPr>
          <w:rFonts w:ascii="Consolas" w:hAnsi="Consolas" w:eastAsia="Times New Roman" w:cs="Times New Roman"/>
          <w:color w:val="098658"/>
          <w:sz w:val="21"/>
          <w:szCs w:val="21"/>
          <w:lang w:eastAsia="ko-KR"/>
        </w:rPr>
        <w:t>2</w:t>
      </w:r>
      <w:r w:rsidRPr="7DE804B7">
        <w:rPr>
          <w:rFonts w:ascii="Consolas" w:hAnsi="Consolas" w:eastAsia="Times New Roman" w:cs="Times New Roman"/>
          <w:color w:val="000000" w:themeColor="text1"/>
          <w:sz w:val="21"/>
          <w:szCs w:val="21"/>
          <w:lang w:eastAsia="ko-KR"/>
        </w:rPr>
        <w:t>,</w:t>
      </w:r>
      <w:r w:rsidRPr="00DA3701">
        <w:rPr>
          <w:rFonts w:ascii="Consolas" w:hAnsi="Consolas" w:eastAsia="Times New Roman" w:cs="Times New Roman"/>
          <w:color w:val="098658"/>
          <w:sz w:val="21"/>
          <w:szCs w:val="21"/>
          <w:lang w:eastAsia="ko-KR"/>
        </w:rPr>
        <w:t>2</w:t>
      </w:r>
      <w:r w:rsidRPr="7DE804B7">
        <w:rPr>
          <w:rFonts w:ascii="Consolas" w:hAnsi="Consolas" w:eastAsia="Times New Roman" w:cs="Times New Roman"/>
          <w:color w:val="000000" w:themeColor="text1"/>
          <w:sz w:val="21"/>
          <w:szCs w:val="21"/>
          <w:lang w:eastAsia="ko-KR"/>
        </w:rPr>
        <w:t>))</w:t>
      </w:r>
    </w:p>
    <w:p w:rsidR="0016422A" w:rsidP="000A08C2" w:rsidRDefault="0016422A" w14:paraId="72907D3B"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00DA3701" w:rsidP="7DE804B7" w:rsidRDefault="00FB387C" w14:paraId="7FDD65D2" w14:textId="43D81662">
      <w:pPr>
        <w:pStyle w:val="paragraph"/>
        <w:numPr>
          <w:ilvl w:val="0"/>
          <w:numId w:val="10"/>
        </w:numPr>
        <w:spacing w:before="0" w:beforeAutospacing="0" w:after="0" w:afterAutospacing="0" w:line="276" w:lineRule="auto"/>
        <w:textAlignment w:val="baseline"/>
        <w:rPr>
          <w:rFonts w:ascii="Arial" w:hAnsi="Arial" w:eastAsia="Arial" w:cs="Arial"/>
          <w:color w:val="000000" w:themeColor="text1"/>
        </w:rPr>
      </w:pPr>
      <w:r>
        <w:rPr>
          <w:rFonts w:ascii="Arial" w:hAnsi="Arial" w:eastAsia="Arial" w:cs="Arial"/>
          <w:color w:val="000000" w:themeColor="text1"/>
        </w:rPr>
        <w:t xml:space="preserve">Add a </w:t>
      </w:r>
      <w:r w:rsidR="00DA3701">
        <w:rPr>
          <w:rFonts w:ascii="Arial" w:hAnsi="Arial" w:eastAsia="Arial" w:cs="Arial"/>
          <w:color w:val="000000" w:themeColor="text1"/>
        </w:rPr>
        <w:t>break</w:t>
      </w:r>
      <w:r>
        <w:rPr>
          <w:rFonts w:ascii="Arial" w:hAnsi="Arial" w:eastAsia="Arial" w:cs="Arial"/>
          <w:color w:val="000000" w:themeColor="text1"/>
        </w:rPr>
        <w:t xml:space="preserve">point on </w:t>
      </w:r>
      <w:r w:rsidR="00DA3701">
        <w:rPr>
          <w:rFonts w:ascii="Arial" w:hAnsi="Arial" w:eastAsia="Arial" w:cs="Arial"/>
          <w:color w:val="000000" w:themeColor="text1"/>
        </w:rPr>
        <w:t xml:space="preserve">the </w:t>
      </w:r>
      <w:r>
        <w:rPr>
          <w:rFonts w:ascii="Arial" w:hAnsi="Arial" w:eastAsia="Arial" w:cs="Arial"/>
          <w:color w:val="000000" w:themeColor="text1"/>
        </w:rPr>
        <w:t>print statement</w:t>
      </w:r>
    </w:p>
    <w:p w:rsidR="00DA3701" w:rsidP="7DE804B7" w:rsidRDefault="2FED0349" w14:paraId="14D57EB1" w14:textId="49356EA1">
      <w:pPr>
        <w:pStyle w:val="paragraph"/>
        <w:spacing w:before="0" w:beforeAutospacing="0" w:after="0" w:afterAutospacing="0" w:line="276" w:lineRule="auto"/>
        <w:ind w:left="1440"/>
        <w:textAlignment w:val="baseline"/>
        <w:rPr>
          <w:rFonts w:ascii="Arial" w:hAnsi="Arial" w:eastAsia="Arial" w:cs="Arial"/>
          <w:color w:val="000000" w:themeColor="text1"/>
        </w:rPr>
      </w:pPr>
      <w:r>
        <w:rPr>
          <w:noProof/>
        </w:rPr>
        <w:drawing>
          <wp:inline distT="0" distB="0" distL="0" distR="0" wp14:anchorId="339A0EC7" wp14:editId="477DD922">
            <wp:extent cx="4591050" cy="1295400"/>
            <wp:effectExtent l="0" t="0" r="0" b="0"/>
            <wp:docPr id="732359324" name="Picture 73235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91050" cy="1295400"/>
                    </a:xfrm>
                    <a:prstGeom prst="rect">
                      <a:avLst/>
                    </a:prstGeom>
                  </pic:spPr>
                </pic:pic>
              </a:graphicData>
            </a:graphic>
          </wp:inline>
        </w:drawing>
      </w:r>
      <w:r w:rsidRPr="7DE804B7" w:rsidR="1C3FF655">
        <w:rPr>
          <w:rFonts w:ascii="Arial" w:hAnsi="Arial" w:eastAsia="Arial" w:cs="Arial"/>
          <w:color w:val="000000" w:themeColor="text1"/>
        </w:rPr>
        <w:t xml:space="preserve"> </w:t>
      </w:r>
    </w:p>
    <w:p w:rsidR="00DA3701" w:rsidP="000A08C2" w:rsidRDefault="00DA3701" w14:paraId="3BECE05F"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00FB387C" w:rsidP="611445DD" w:rsidRDefault="00FB387C" w14:paraId="27C6AFC4" w14:textId="3B56CB0E">
      <w:pPr>
        <w:pStyle w:val="paragraph"/>
        <w:spacing w:before="0" w:beforeAutospacing="off" w:after="0" w:afterAutospacing="off" w:line="276" w:lineRule="auto"/>
        <w:textAlignment w:val="baseline"/>
        <w:rPr>
          <w:rFonts w:ascii="Arial" w:hAnsi="Arial" w:eastAsia="Arial" w:cs="Arial"/>
          <w:color w:val="000000" w:themeColor="text1"/>
        </w:rPr>
      </w:pPr>
      <w:r w:rsidRPr="611445DD" w:rsidR="00FB387C">
        <w:rPr>
          <w:rFonts w:ascii="Arial" w:hAnsi="Arial" w:eastAsia="Arial" w:cs="Arial"/>
          <w:color w:val="000000" w:themeColor="text1" w:themeTint="FF" w:themeShade="FF"/>
        </w:rPr>
        <w:t>Click on Run -&gt; Start Debugging.</w:t>
      </w:r>
    </w:p>
    <w:p w:rsidR="002A0375" w:rsidP="000A08C2" w:rsidRDefault="002A0375" w14:paraId="0AAEE861"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4BEE11A1" w:rsidP="7DE804B7" w:rsidRDefault="4BEE11A1" w14:paraId="250AB890" w14:textId="398D1AF2">
      <w:pPr>
        <w:pStyle w:val="paragraph"/>
        <w:spacing w:before="0" w:beforeAutospacing="0" w:after="0" w:afterAutospacing="0" w:line="276" w:lineRule="auto"/>
        <w:ind w:left="1440"/>
      </w:pPr>
      <w:r>
        <w:rPr>
          <w:noProof/>
        </w:rPr>
        <w:drawing>
          <wp:inline distT="0" distB="0" distL="0" distR="0" wp14:anchorId="3CF3A145" wp14:editId="033A7615">
            <wp:extent cx="4572000" cy="1295400"/>
            <wp:effectExtent l="0" t="0" r="0" b="0"/>
            <wp:docPr id="154100663" name="Picture 15410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rsidR="007C2157" w:rsidP="000A08C2" w:rsidRDefault="007C2157" w14:paraId="399EFEA6"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00FB387C" w:rsidP="611445DD" w:rsidRDefault="00FB387C" w14:paraId="4AE54AE0" w14:textId="378BB5B7">
      <w:pPr>
        <w:pStyle w:val="paragraph"/>
        <w:spacing w:before="0" w:beforeAutospacing="off" w:after="0" w:afterAutospacing="off" w:line="276" w:lineRule="auto"/>
        <w:textAlignment w:val="baseline"/>
        <w:rPr>
          <w:rFonts w:ascii="Arial" w:hAnsi="Arial" w:eastAsia="Arial" w:cs="Arial"/>
          <w:color w:val="000000" w:themeColor="text1"/>
        </w:rPr>
      </w:pPr>
      <w:r w:rsidRPr="611445DD" w:rsidR="00FB387C">
        <w:rPr>
          <w:rFonts w:ascii="Arial" w:hAnsi="Arial" w:eastAsia="Arial" w:cs="Arial"/>
          <w:color w:val="000000" w:themeColor="text1" w:themeTint="FF" w:themeShade="FF"/>
        </w:rPr>
        <w:t>Use F11</w:t>
      </w:r>
      <w:r w:rsidRPr="611445DD" w:rsidR="00B03AE3">
        <w:rPr>
          <w:rFonts w:ascii="Arial" w:hAnsi="Arial" w:eastAsia="Arial" w:cs="Arial"/>
          <w:color w:val="000000" w:themeColor="text1" w:themeTint="FF" w:themeShade="FF"/>
        </w:rPr>
        <w:t xml:space="preserve"> (step into) to</w:t>
      </w:r>
      <w:r w:rsidRPr="611445DD" w:rsidR="00FB387C">
        <w:rPr>
          <w:rFonts w:ascii="Arial" w:hAnsi="Arial" w:eastAsia="Arial" w:cs="Arial"/>
          <w:color w:val="000000" w:themeColor="text1" w:themeTint="FF" w:themeShade="FF"/>
        </w:rPr>
        <w:t xml:space="preserve"> </w:t>
      </w:r>
      <w:r w:rsidRPr="611445DD" w:rsidR="219971F5">
        <w:rPr>
          <w:rFonts w:ascii="Arial" w:hAnsi="Arial" w:eastAsia="Arial" w:cs="Arial"/>
          <w:color w:val="000000" w:themeColor="text1" w:themeTint="FF" w:themeShade="FF"/>
        </w:rPr>
        <w:t>start</w:t>
      </w:r>
      <w:r w:rsidRPr="611445DD" w:rsidR="00B03AE3">
        <w:rPr>
          <w:rFonts w:ascii="Arial" w:hAnsi="Arial" w:eastAsia="Arial" w:cs="Arial"/>
          <w:color w:val="000000" w:themeColor="text1" w:themeTint="FF" w:themeShade="FF"/>
        </w:rPr>
        <w:t xml:space="preserve"> debugging the </w:t>
      </w:r>
      <w:proofErr w:type="spellStart"/>
      <w:r w:rsidRPr="611445DD" w:rsidR="00B03AE3">
        <w:rPr>
          <w:rFonts w:ascii="Arial" w:hAnsi="Arial" w:eastAsia="Arial" w:cs="Arial"/>
          <w:color w:val="000000" w:themeColor="text1" w:themeTint="FF" w:themeShade="FF"/>
        </w:rPr>
        <w:t>add_two_numbers</w:t>
      </w:r>
      <w:proofErr w:type="spellEnd"/>
      <w:r w:rsidRPr="611445DD" w:rsidR="00B03AE3">
        <w:rPr>
          <w:rFonts w:ascii="Arial" w:hAnsi="Arial" w:eastAsia="Arial" w:cs="Arial"/>
          <w:color w:val="000000" w:themeColor="text1" w:themeTint="FF" w:themeShade="FF"/>
        </w:rPr>
        <w:t xml:space="preserve"> function</w:t>
      </w:r>
    </w:p>
    <w:p w:rsidR="002A0375" w:rsidP="611445DD" w:rsidRDefault="002A0375" w14:paraId="1F63C953" w14:textId="77777777">
      <w:pPr>
        <w:pStyle w:val="paragraph"/>
        <w:spacing w:before="0" w:beforeAutospacing="off" w:after="0" w:afterAutospacing="off" w:line="276" w:lineRule="auto"/>
        <w:textAlignment w:val="baseline"/>
        <w:rPr>
          <w:rFonts w:ascii="Arial" w:hAnsi="Arial" w:eastAsia="Arial" w:cs="Arial"/>
          <w:color w:val="000000" w:themeColor="text1"/>
        </w:rPr>
      </w:pPr>
    </w:p>
    <w:p w:rsidR="42E7009C" w:rsidP="007B5D19" w:rsidRDefault="42E7009C" w14:paraId="5EAC404F" w14:textId="60F296A1">
      <w:pPr>
        <w:pStyle w:val="paragraph"/>
        <w:spacing w:before="0" w:beforeAutospacing="0" w:after="0" w:afterAutospacing="0" w:line="276" w:lineRule="auto"/>
        <w:ind w:left="1418"/>
      </w:pPr>
      <w:r>
        <w:rPr>
          <w:noProof/>
        </w:rPr>
        <w:drawing>
          <wp:inline distT="0" distB="0" distL="0" distR="0" wp14:anchorId="4E68A47F" wp14:editId="3D42AE93">
            <wp:extent cx="4581525" cy="1057275"/>
            <wp:effectExtent l="0" t="0" r="0" b="0"/>
            <wp:docPr id="445443489" name="Picture 44544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81525" cy="1057275"/>
                    </a:xfrm>
                    <a:prstGeom prst="rect">
                      <a:avLst/>
                    </a:prstGeom>
                  </pic:spPr>
                </pic:pic>
              </a:graphicData>
            </a:graphic>
          </wp:inline>
        </w:drawing>
      </w:r>
    </w:p>
    <w:p w:rsidR="00B03AE3" w:rsidP="7DE804B7" w:rsidRDefault="00B03AE3" w14:paraId="5BD1E7CF" w14:textId="77777777">
      <w:pPr>
        <w:pStyle w:val="paragraph"/>
        <w:spacing w:before="0" w:beforeAutospacing="0" w:after="0" w:afterAutospacing="0" w:line="276" w:lineRule="auto"/>
        <w:textAlignment w:val="baseline"/>
        <w:rPr>
          <w:rFonts w:ascii="Arial" w:hAnsi="Arial" w:eastAsia="Arial" w:cs="Arial"/>
          <w:color w:val="000000"/>
        </w:rPr>
      </w:pPr>
    </w:p>
    <w:p w:rsidR="00D000E7" w:rsidP="000A08C2" w:rsidRDefault="00D000E7" w14:paraId="00CD4FC9" w14:textId="07FBDD07">
      <w:pPr>
        <w:pStyle w:val="paragraph"/>
        <w:spacing w:before="0" w:beforeAutospacing="0" w:after="0" w:afterAutospacing="0" w:line="276" w:lineRule="auto"/>
        <w:rPr>
          <w:rFonts w:ascii="Helvetica" w:hAnsi="Helvetica"/>
          <w:color w:val="353740"/>
          <w:shd w:val="clear" w:color="auto" w:fill="FFFFFF"/>
        </w:rPr>
      </w:pPr>
      <w:r w:rsidRPr="7DE804B7">
        <w:rPr>
          <w:rFonts w:ascii="Arial" w:hAnsi="Arial" w:eastAsia="Arial" w:cs="Arial"/>
          <w:color w:val="000000" w:themeColor="text1"/>
        </w:rPr>
        <w:t xml:space="preserve">Use F10 (step over) to </w:t>
      </w:r>
      <w:r>
        <w:rPr>
          <w:rFonts w:ascii="Helvetica" w:hAnsi="Helvetica"/>
          <w:color w:val="353740"/>
          <w:shd w:val="clear" w:color="auto" w:fill="FFFFFF"/>
        </w:rPr>
        <w:t>run each step in the function</w:t>
      </w:r>
    </w:p>
    <w:p w:rsidR="7DE804B7" w:rsidP="7DE804B7" w:rsidRDefault="7DE804B7" w14:paraId="1FEE5DEF" w14:textId="27E5061E">
      <w:pPr>
        <w:pStyle w:val="paragraph"/>
        <w:spacing w:before="0" w:beforeAutospacing="0" w:after="0" w:afterAutospacing="0" w:line="276" w:lineRule="auto"/>
        <w:ind w:left="1440"/>
      </w:pPr>
    </w:p>
    <w:p w:rsidR="636496FF" w:rsidP="7DE804B7" w:rsidRDefault="636496FF" w14:paraId="5A60F7FE" w14:textId="38F3ADC3">
      <w:pPr>
        <w:pStyle w:val="paragraph"/>
        <w:spacing w:before="0" w:beforeAutospacing="0" w:after="0" w:afterAutospacing="0" w:line="276" w:lineRule="auto"/>
        <w:ind w:left="1440"/>
      </w:pPr>
      <w:r>
        <w:rPr>
          <w:noProof/>
        </w:rPr>
        <w:drawing>
          <wp:inline distT="0" distB="0" distL="0" distR="0" wp14:anchorId="1341FD67" wp14:editId="638AB8BB">
            <wp:extent cx="4572000" cy="1524000"/>
            <wp:effectExtent l="0" t="0" r="0" b="0"/>
            <wp:docPr id="397651567" name="Picture 39765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rsidR="00D000E7" w:rsidP="000A08C2" w:rsidRDefault="00D000E7" w14:paraId="1C1BF5F0" w14:textId="77777777">
      <w:pPr>
        <w:pStyle w:val="paragraph"/>
        <w:spacing w:before="0" w:beforeAutospacing="0" w:after="0" w:afterAutospacing="0" w:line="276" w:lineRule="auto"/>
        <w:rPr>
          <w:rFonts w:ascii="Helvetica" w:hAnsi="Helvetica"/>
          <w:color w:val="353740"/>
          <w:shd w:val="clear" w:color="auto" w:fill="FFFFFF"/>
        </w:rPr>
      </w:pPr>
    </w:p>
    <w:p w:rsidR="00FB387C" w:rsidP="7DE804B7" w:rsidRDefault="00FF01F4" w14:paraId="324BA574" w14:textId="2B45F8DD">
      <w:pPr>
        <w:pStyle w:val="paragraph"/>
        <w:spacing w:before="0" w:beforeAutospacing="0" w:after="0" w:afterAutospacing="0" w:line="276" w:lineRule="auto"/>
        <w:rPr>
          <w:rFonts w:ascii="Helvetica" w:hAnsi="Helvetica" w:eastAsia="Arial"/>
          <w:color w:val="000000" w:themeColor="text1"/>
        </w:rPr>
      </w:pPr>
      <w:r>
        <w:rPr>
          <w:rFonts w:ascii="Helvetica" w:hAnsi="Helvetica"/>
          <w:color w:val="353740"/>
          <w:shd w:val="clear" w:color="auto" w:fill="FFFFFF"/>
        </w:rPr>
        <w:t xml:space="preserve">The following </w:t>
      </w:r>
      <w:r w:rsidR="00EE2DAA">
        <w:rPr>
          <w:rFonts w:ascii="Helvetica" w:hAnsi="Helvetica"/>
          <w:color w:val="353740"/>
          <w:shd w:val="clear" w:color="auto" w:fill="FFFFFF"/>
        </w:rPr>
        <w:t xml:space="preserve">link </w:t>
      </w:r>
      <w:hyperlink w:history="1" r:id="rId37">
        <w:r w:rsidR="00FB387C">
          <w:rPr>
            <w:rStyle w:val="Hyperlink"/>
            <w:rFonts w:ascii="Helvetica" w:hAnsi="Helvetica"/>
            <w:shd w:val="clear" w:color="auto" w:fill="FFFFFF"/>
          </w:rPr>
          <w:t>https://cityuseattle.github.io/docs/debugging</w:t>
        </w:r>
      </w:hyperlink>
      <w:r w:rsidR="00FB387C">
        <w:rPr>
          <w:rFonts w:ascii="Helvetica" w:hAnsi="Helvetica"/>
          <w:color w:val="353740"/>
          <w:shd w:val="clear" w:color="auto" w:fill="FFFFFF"/>
        </w:rPr>
        <w:t xml:space="preserve"> </w:t>
      </w:r>
      <w:r w:rsidR="6A6D120A">
        <w:rPr>
          <w:rFonts w:ascii="Helvetica" w:hAnsi="Helvetica"/>
          <w:color w:val="353740"/>
          <w:shd w:val="clear" w:color="auto" w:fill="FFFFFF"/>
        </w:rPr>
        <w:t>includes</w:t>
      </w:r>
      <w:r w:rsidR="00EE2DAA">
        <w:rPr>
          <w:rFonts w:ascii="Helvetica" w:hAnsi="Helvetica"/>
          <w:color w:val="353740"/>
          <w:shd w:val="clear" w:color="auto" w:fill="FFFFFF"/>
        </w:rPr>
        <w:t xml:space="preserve"> a video expla</w:t>
      </w:r>
      <w:r w:rsidR="00415DF8">
        <w:rPr>
          <w:rFonts w:ascii="Helvetica" w:hAnsi="Helvetica"/>
          <w:color w:val="353740"/>
          <w:shd w:val="clear" w:color="auto" w:fill="FFFFFF"/>
        </w:rPr>
        <w:t>i</w:t>
      </w:r>
      <w:r w:rsidR="00EE2DAA">
        <w:rPr>
          <w:rFonts w:ascii="Helvetica" w:hAnsi="Helvetica"/>
          <w:color w:val="353740"/>
          <w:shd w:val="clear" w:color="auto" w:fill="FFFFFF"/>
        </w:rPr>
        <w:t>ning th</w:t>
      </w:r>
      <w:r w:rsidR="00415DF8">
        <w:rPr>
          <w:rFonts w:ascii="Helvetica" w:hAnsi="Helvetica"/>
          <w:color w:val="353740"/>
          <w:shd w:val="clear" w:color="auto" w:fill="FFFFFF"/>
        </w:rPr>
        <w:t>ese</w:t>
      </w:r>
      <w:r w:rsidR="00EE2DAA">
        <w:rPr>
          <w:rFonts w:ascii="Helvetica" w:hAnsi="Helvetica"/>
          <w:color w:val="353740"/>
          <w:shd w:val="clear" w:color="auto" w:fill="FFFFFF"/>
        </w:rPr>
        <w:t xml:space="preserve"> steps</w:t>
      </w:r>
      <w:r w:rsidDel="00EE2DAA" w:rsidR="00FB387C">
        <w:rPr>
          <w:rFonts w:ascii="Helvetica" w:hAnsi="Helvetica"/>
          <w:color w:val="353740"/>
          <w:shd w:val="clear" w:color="auto" w:fill="FFFFFF"/>
        </w:rPr>
        <w:t>.</w:t>
      </w:r>
    </w:p>
    <w:p w:rsidR="00FB387C" w:rsidP="000A08C2" w:rsidRDefault="00FB387C" w14:paraId="23ED345B" w14:textId="67756B3F">
      <w:pPr>
        <w:pStyle w:val="paragraph"/>
        <w:spacing w:before="0" w:beforeAutospacing="0" w:after="0" w:afterAutospacing="0" w:line="276" w:lineRule="auto"/>
        <w:textAlignment w:val="baseline"/>
        <w:rPr>
          <w:rFonts w:ascii="Arial" w:hAnsi="Arial" w:eastAsia="Arial" w:cs="Arial"/>
          <w:color w:val="000000" w:themeColor="text1"/>
        </w:rPr>
      </w:pPr>
    </w:p>
    <w:p w:rsidRPr="006F0187" w:rsidR="00FB387C" w:rsidP="7DE804B7" w:rsidRDefault="00FB387C" w14:paraId="5DFE3EF4" w14:textId="788F8996">
      <w:pPr>
        <w:pStyle w:val="paragraph"/>
        <w:spacing w:before="0" w:beforeAutospacing="0" w:after="0" w:afterAutospacing="0" w:line="276" w:lineRule="auto"/>
        <w:textAlignment w:val="baseline"/>
        <w:rPr>
          <w:rFonts w:ascii="Arial" w:hAnsi="Arial" w:eastAsia="Arial" w:cs="Arial"/>
          <w:b/>
          <w:color w:val="000000"/>
        </w:rPr>
      </w:pPr>
      <w:r w:rsidRPr="7DE804B7">
        <w:rPr>
          <w:rFonts w:ascii="Arial" w:hAnsi="Arial" w:eastAsia="Arial" w:cs="Arial"/>
          <w:b/>
          <w:color w:val="000000" w:themeColor="text1"/>
        </w:rPr>
        <w:t>Peer Programming</w:t>
      </w:r>
    </w:p>
    <w:p w:rsidRPr="00FB387C" w:rsidR="009A3C90" w:rsidP="000A08C2" w:rsidRDefault="009A3C90" w14:paraId="76BB3127" w14:textId="77777777">
      <w:pPr>
        <w:pStyle w:val="paragraph"/>
        <w:spacing w:before="0" w:beforeAutospacing="0" w:after="0" w:afterAutospacing="0" w:line="276" w:lineRule="auto"/>
        <w:ind w:left="720"/>
        <w:textAlignment w:val="baseline"/>
        <w:rPr>
          <w:rFonts w:ascii="Arial" w:hAnsi="Arial" w:eastAsia="Arial" w:cs="Arial"/>
          <w:color w:val="000000" w:themeColor="tex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B387C" w:rsidP="5CD14165" w:rsidRDefault="00FB387C" w14:paraId="7DC203CF" w14:textId="672FDF03">
      <w:pPr>
        <w:pStyle w:val="paragraph"/>
        <w:spacing w:before="0" w:beforeAutospacing="off" w:after="0" w:afterAutospacing="off" w:line="276" w:lineRule="auto"/>
        <w:jc w:val="both"/>
        <w:textAlignment w:val="baseline"/>
        <w:rPr>
          <w:rFonts w:ascii="Arial" w:hAnsi="Arial" w:eastAsia="Arial" w:cs="Arial"/>
          <w:color w:val="353740"/>
        </w:rPr>
      </w:pPr>
      <w:r w:rsidRPr="5CD14165" w:rsidR="00FB387C">
        <w:rPr>
          <w:rFonts w:ascii="Arial" w:hAnsi="Arial" w:eastAsia="Arial" w:cs="Arial"/>
          <w:color w:val="353740"/>
        </w:rPr>
        <w:t>Peer programming can help programmers learn new skills and technologies they may not be familiar with. Through collaboration, programmers can learn from each other and expand their knowledge.</w:t>
      </w:r>
    </w:p>
    <w:p w:rsidR="006F0187" w:rsidP="7DE804B7" w:rsidRDefault="006F0187" w14:paraId="6CDDA371" w14:textId="77777777">
      <w:pPr>
        <w:pStyle w:val="paragraph"/>
        <w:spacing w:before="0" w:beforeAutospacing="0" w:after="0" w:afterAutospacing="0" w:line="276" w:lineRule="auto"/>
        <w:textAlignment w:val="baseline"/>
        <w:rPr>
          <w:rFonts w:ascii="Arial" w:hAnsi="Arial" w:eastAsia="Arial" w:cs="Arial"/>
        </w:rPr>
      </w:pPr>
    </w:p>
    <w:p w:rsidR="00EB0839" w:rsidP="5CD14165" w:rsidRDefault="00FB387C" w14:paraId="0A4B0359" w14:textId="410D34E0">
      <w:pPr>
        <w:pStyle w:val="paragraph"/>
        <w:spacing w:before="0" w:beforeAutospacing="off" w:after="0" w:afterAutospacing="off" w:line="276" w:lineRule="auto"/>
        <w:textAlignment w:val="baseline"/>
        <w:rPr>
          <w:rFonts w:ascii="Arial" w:hAnsi="Arial" w:eastAsia="Arial" w:cs="Arial"/>
        </w:rPr>
      </w:pPr>
      <w:r w:rsidRPr="5CD14165" w:rsidR="00FB387C">
        <w:rPr>
          <w:rFonts w:ascii="Arial" w:hAnsi="Arial" w:eastAsia="Arial" w:cs="Arial"/>
        </w:rPr>
        <w:t xml:space="preserve">Click on Extensions in VSC on </w:t>
      </w:r>
      <w:r w:rsidRPr="5CD14165" w:rsidR="32BDDF43">
        <w:rPr>
          <w:rFonts w:ascii="Arial" w:hAnsi="Arial" w:eastAsia="Arial" w:cs="Arial"/>
        </w:rPr>
        <w:t>the left</w:t>
      </w:r>
      <w:r w:rsidRPr="5CD14165" w:rsidR="00FB387C">
        <w:rPr>
          <w:rFonts w:ascii="Arial" w:hAnsi="Arial" w:eastAsia="Arial" w:cs="Arial"/>
        </w:rPr>
        <w:t xml:space="preserve"> side and type </w:t>
      </w:r>
      <w:r w:rsidRPr="5CD14165" w:rsidR="00FB387C">
        <w:rPr>
          <w:rFonts w:ascii="Arial" w:hAnsi="Arial" w:eastAsia="Arial" w:cs="Arial"/>
        </w:rPr>
        <w:t>CodeTogether</w:t>
      </w:r>
      <w:r w:rsidRPr="5CD14165" w:rsidR="00FB387C">
        <w:rPr>
          <w:rFonts w:ascii="Arial" w:hAnsi="Arial" w:eastAsia="Arial" w:cs="Arial"/>
        </w:rPr>
        <w:t>.</w:t>
      </w:r>
      <w:r w:rsidRPr="5CD14165" w:rsidR="563403F8">
        <w:rPr>
          <w:rFonts w:ascii="Arial" w:hAnsi="Arial" w:eastAsia="Arial" w:cs="Arial"/>
        </w:rPr>
        <w:t xml:space="preserve"> Install it.</w:t>
      </w:r>
    </w:p>
    <w:p w:rsidR="00EB0839" w:rsidP="7DE804B7" w:rsidRDefault="00EB0839" w14:paraId="45456D08" w14:textId="77777777">
      <w:pPr>
        <w:pStyle w:val="paragraph"/>
        <w:spacing w:before="0" w:beforeAutospacing="0" w:after="0" w:afterAutospacing="0" w:line="276" w:lineRule="auto"/>
        <w:textAlignment w:val="baseline"/>
        <w:rPr>
          <w:rFonts w:ascii="Arial" w:hAnsi="Arial" w:eastAsia="Arial" w:cs="Arial"/>
        </w:rPr>
      </w:pPr>
    </w:p>
    <w:p w:rsidR="00FB387C" w:rsidP="5CD14165" w:rsidRDefault="1C3FF655" w14:paraId="3760E43D" w14:textId="783557E0">
      <w:pPr>
        <w:pStyle w:val="paragraph"/>
        <w:spacing w:before="0" w:beforeAutospacing="off" w:after="0" w:afterAutospacing="off" w:line="276" w:lineRule="auto"/>
        <w:ind w:left="720"/>
        <w:jc w:val="center"/>
        <w:textAlignment w:val="baseline"/>
      </w:pPr>
      <w:r w:rsidR="530D4D6E">
        <w:drawing>
          <wp:inline wp14:editId="020802F3" wp14:anchorId="5F66D2EB">
            <wp:extent cx="3267531" cy="3200847"/>
            <wp:effectExtent l="0" t="0" r="0" b="0"/>
            <wp:docPr id="954756773" name="" title=""/>
            <wp:cNvGraphicFramePr>
              <a:graphicFrameLocks noChangeAspect="1"/>
            </wp:cNvGraphicFramePr>
            <a:graphic>
              <a:graphicData uri="http://schemas.openxmlformats.org/drawingml/2006/picture">
                <pic:pic>
                  <pic:nvPicPr>
                    <pic:cNvPr id="0" name=""/>
                    <pic:cNvPicPr/>
                  </pic:nvPicPr>
                  <pic:blipFill>
                    <a:blip r:embed="R93f37f422c4444bc">
                      <a:extLst>
                        <a:ext xmlns:a="http://schemas.openxmlformats.org/drawingml/2006/main" uri="{28A0092B-C50C-407E-A947-70E740481C1C}">
                          <a14:useLocalDpi val="0"/>
                        </a:ext>
                      </a:extLst>
                    </a:blip>
                    <a:stretch>
                      <a:fillRect/>
                    </a:stretch>
                  </pic:blipFill>
                  <pic:spPr>
                    <a:xfrm>
                      <a:off x="0" y="0"/>
                      <a:ext cx="3267531" cy="3200847"/>
                    </a:xfrm>
                    <a:prstGeom prst="rect">
                      <a:avLst/>
                    </a:prstGeom>
                  </pic:spPr>
                </pic:pic>
              </a:graphicData>
            </a:graphic>
          </wp:inline>
        </w:drawing>
      </w:r>
    </w:p>
    <w:p w:rsidR="002A0375" w:rsidP="000A08C2" w:rsidRDefault="002A0375" w14:paraId="11821596" w14:textId="77777777">
      <w:pPr>
        <w:pStyle w:val="paragraph"/>
        <w:spacing w:before="0" w:beforeAutospacing="0" w:after="0" w:afterAutospacing="0" w:line="276" w:lineRule="auto"/>
        <w:ind w:left="1984" w:firstLine="720"/>
        <w:textAlignment w:val="baseline"/>
        <w:rPr>
          <w:rFonts w:ascii="Arial" w:hAnsi="Arial" w:eastAsia="Arial" w:cs="Arial"/>
        </w:rPr>
      </w:pPr>
    </w:p>
    <w:p w:rsidR="00FB387C" w:rsidP="611445DD" w:rsidRDefault="00FB387C" w14:paraId="1B20DA52" w14:textId="7F281A13">
      <w:pPr>
        <w:pStyle w:val="paragraph"/>
        <w:spacing w:before="0" w:beforeAutospacing="off" w:after="0" w:afterAutospacing="off" w:line="276" w:lineRule="auto"/>
        <w:textAlignment w:val="baseline"/>
        <w:rPr>
          <w:rFonts w:ascii="Arial" w:hAnsi="Arial" w:eastAsia="Arial" w:cs="Arial"/>
        </w:rPr>
      </w:pPr>
      <w:r w:rsidRPr="611445DD" w:rsidR="00FB387C">
        <w:rPr>
          <w:rFonts w:ascii="Arial" w:hAnsi="Arial" w:eastAsia="Arial" w:cs="Arial"/>
        </w:rPr>
        <w:t xml:space="preserve">Click on </w:t>
      </w:r>
      <w:proofErr w:type="spellStart"/>
      <w:r w:rsidRPr="611445DD" w:rsidR="00FB387C">
        <w:rPr>
          <w:rFonts w:ascii="Arial" w:hAnsi="Arial" w:eastAsia="Arial" w:cs="Arial"/>
        </w:rPr>
        <w:t>CodeTogether</w:t>
      </w:r>
      <w:proofErr w:type="spellEnd"/>
      <w:r w:rsidRPr="611445DD" w:rsidR="00FB387C">
        <w:rPr>
          <w:rFonts w:ascii="Arial" w:hAnsi="Arial" w:eastAsia="Arial" w:cs="Arial"/>
        </w:rPr>
        <w:t xml:space="preserve"> from the left panel.</w:t>
      </w:r>
    </w:p>
    <w:p w:rsidR="002A0375" w:rsidP="7DE804B7" w:rsidRDefault="002A0375" w14:paraId="6A1544E9" w14:textId="77777777">
      <w:pPr>
        <w:pStyle w:val="paragraph"/>
        <w:spacing w:before="0" w:beforeAutospacing="0" w:after="0" w:afterAutospacing="0" w:line="276" w:lineRule="auto"/>
        <w:textAlignment w:val="baseline"/>
        <w:rPr>
          <w:rFonts w:ascii="Arial" w:hAnsi="Arial" w:eastAsia="Arial" w:cs="Arial"/>
        </w:rPr>
      </w:pPr>
    </w:p>
    <w:p w:rsidR="0A58527D" w:rsidP="611445DD" w:rsidRDefault="0A58527D" w14:paraId="51DDAD83" w14:textId="0E4AD714">
      <w:pPr>
        <w:pStyle w:val="paragraph"/>
        <w:spacing w:before="0" w:beforeAutospacing="off" w:after="0" w:afterAutospacing="off" w:line="276" w:lineRule="auto"/>
        <w:jc w:val="center"/>
        <w:rPr>
          <w:rFonts w:ascii="Arial" w:hAnsi="Arial" w:eastAsia="Arial" w:cs="Arial"/>
        </w:rPr>
      </w:pPr>
      <w:r>
        <w:rPr>
          <w:noProof/>
        </w:rPr>
        <w:drawing>
          <wp:inline distT="0" distB="0" distL="0" distR="0" wp14:anchorId="22FEB0F1" wp14:editId="4CBF71F8">
            <wp:extent cx="1882140" cy="2219325"/>
            <wp:effectExtent l="0" t="0" r="3810" b="9525"/>
            <wp:docPr id="155929471" name="Picture 155929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r="60480"/>
                    <a:stretch/>
                  </pic:blipFill>
                  <pic:spPr bwMode="auto">
                    <a:xfrm>
                      <a:off x="0" y="0"/>
                      <a:ext cx="1882140" cy="2219325"/>
                    </a:xfrm>
                    <a:prstGeom prst="rect">
                      <a:avLst/>
                    </a:prstGeom>
                    <a:ln>
                      <a:noFill/>
                    </a:ln>
                    <a:extLst>
                      <a:ext uri="{53640926-AAD7-44D8-BBD7-CCE9431645EC}">
                        <a14:shadowObscured xmlns:a14="http://schemas.microsoft.com/office/drawing/2010/main"/>
                      </a:ext>
                    </a:extLst>
                  </pic:spPr>
                </pic:pic>
              </a:graphicData>
            </a:graphic>
          </wp:inline>
        </w:drawing>
      </w:r>
    </w:p>
    <w:p w:rsidR="009A3C90" w:rsidP="7DE804B7" w:rsidRDefault="009A3C90" w14:paraId="407D3B85" w14:textId="77777777">
      <w:pPr>
        <w:pStyle w:val="paragraph"/>
        <w:spacing w:before="0" w:beforeAutospacing="0" w:after="0" w:afterAutospacing="0" w:line="276" w:lineRule="auto"/>
        <w:textAlignment w:val="baseline"/>
        <w:rPr>
          <w:rFonts w:ascii="Arial" w:hAnsi="Arial" w:eastAsia="Arial" w:cs="Arial"/>
        </w:rPr>
      </w:pPr>
    </w:p>
    <w:p w:rsidR="00FB387C" w:rsidP="5CD14165" w:rsidRDefault="00FB387C" w14:paraId="56642D51" w14:textId="7E3127E2">
      <w:pPr>
        <w:pStyle w:val="paragraph"/>
        <w:spacing w:before="0" w:beforeAutospacing="off" w:after="0" w:afterAutospacing="off" w:line="276" w:lineRule="auto"/>
        <w:jc w:val="center"/>
        <w:textAlignment w:val="baseline"/>
      </w:pPr>
      <w:r w:rsidR="56413987">
        <w:drawing>
          <wp:inline wp14:editId="0247A3E7" wp14:anchorId="367B2B50">
            <wp:extent cx="2477795" cy="2929672"/>
            <wp:effectExtent l="0" t="0" r="0" b="0"/>
            <wp:docPr id="711186577" name="" title=""/>
            <wp:cNvGraphicFramePr>
              <a:graphicFrameLocks noChangeAspect="1"/>
            </wp:cNvGraphicFramePr>
            <a:graphic>
              <a:graphicData uri="http://schemas.openxmlformats.org/drawingml/2006/picture">
                <pic:pic>
                  <pic:nvPicPr>
                    <pic:cNvPr id="0" name=""/>
                    <pic:cNvPicPr/>
                  </pic:nvPicPr>
                  <pic:blipFill>
                    <a:blip r:embed="Rd8a726307c7c4b63">
                      <a:extLst>
                        <a:ext xmlns:a="http://schemas.openxmlformats.org/drawingml/2006/main" uri="{28A0092B-C50C-407E-A947-70E740481C1C}">
                          <a14:useLocalDpi val="0"/>
                        </a:ext>
                      </a:extLst>
                    </a:blip>
                    <a:stretch>
                      <a:fillRect/>
                    </a:stretch>
                  </pic:blipFill>
                  <pic:spPr>
                    <a:xfrm>
                      <a:off x="0" y="0"/>
                      <a:ext cx="2477795" cy="2929672"/>
                    </a:xfrm>
                    <a:prstGeom prst="rect">
                      <a:avLst/>
                    </a:prstGeom>
                  </pic:spPr>
                </pic:pic>
              </a:graphicData>
            </a:graphic>
          </wp:inline>
        </w:drawing>
      </w:r>
    </w:p>
    <w:p w:rsidR="00FB387C" w:rsidP="000A08C2" w:rsidRDefault="00FB387C" w14:paraId="3F47B17F" w14:textId="77777777">
      <w:pPr>
        <w:pStyle w:val="paragraph"/>
        <w:spacing w:before="0" w:beforeAutospacing="0" w:after="0" w:afterAutospacing="0" w:line="276" w:lineRule="auto"/>
        <w:ind w:left="1994"/>
        <w:textAlignment w:val="baseline"/>
        <w:rPr>
          <w:rFonts w:ascii="Arial" w:hAnsi="Arial" w:eastAsia="Arial" w:cs="Arial"/>
        </w:rPr>
      </w:pPr>
    </w:p>
    <w:p w:rsidR="00FB387C" w:rsidP="000A08C2" w:rsidRDefault="00FB387C" w14:paraId="5C2B58BC" w14:textId="77777777">
      <w:pPr>
        <w:pStyle w:val="paragraph"/>
        <w:spacing w:before="0" w:beforeAutospacing="0" w:after="0" w:afterAutospacing="0" w:line="276" w:lineRule="auto"/>
        <w:textAlignment w:val="baseline"/>
        <w:rPr>
          <w:rFonts w:ascii="Arial" w:hAnsi="Arial" w:eastAsia="Arial" w:cs="Arial"/>
        </w:rPr>
      </w:pPr>
      <w:r>
        <w:rPr>
          <w:rFonts w:ascii="Arial" w:hAnsi="Arial" w:eastAsia="Arial" w:cs="Arial"/>
        </w:rPr>
        <w:t>Click on Host New Session and Start.</w:t>
      </w:r>
    </w:p>
    <w:p w:rsidR="0029715D" w:rsidP="7DE804B7" w:rsidRDefault="0029715D" w14:paraId="2645FA52" w14:textId="77777777">
      <w:pPr>
        <w:pStyle w:val="paragraph"/>
        <w:spacing w:before="0" w:beforeAutospacing="0" w:after="0" w:afterAutospacing="0" w:line="276" w:lineRule="auto"/>
        <w:textAlignment w:val="baseline"/>
        <w:rPr>
          <w:rFonts w:ascii="Arial" w:hAnsi="Arial" w:eastAsia="Arial" w:cs="Arial"/>
        </w:rPr>
      </w:pPr>
    </w:p>
    <w:p w:rsidR="00FB387C" w:rsidP="7DE804B7" w:rsidRDefault="00FB387C" w14:paraId="05F81C1C" w14:textId="6CBF92AD">
      <w:pPr>
        <w:pStyle w:val="paragraph"/>
        <w:spacing w:before="0" w:beforeAutospacing="0" w:after="0" w:afterAutospacing="0" w:line="276" w:lineRule="auto"/>
        <w:jc w:val="center"/>
        <w:textAlignment w:val="baseline"/>
        <w:rPr>
          <w:rFonts w:ascii="Arial" w:hAnsi="Arial" w:eastAsia="Arial" w:cs="Arial"/>
        </w:rPr>
      </w:pPr>
      <w:r>
        <w:rPr>
          <w:noProof/>
          <w:color w:val="2B579A"/>
          <w:shd w:val="clear" w:color="auto" w:fill="E6E6E6"/>
        </w:rPr>
        <w:drawing>
          <wp:inline distT="0" distB="0" distL="0" distR="0" wp14:anchorId="0BC22798" wp14:editId="09979D08">
            <wp:extent cx="2453640" cy="3185160"/>
            <wp:effectExtent l="0" t="0" r="381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b="30321"/>
                    <a:stretch/>
                  </pic:blipFill>
                  <pic:spPr bwMode="auto">
                    <a:xfrm>
                      <a:off x="0" y="0"/>
                      <a:ext cx="2460728" cy="3194361"/>
                    </a:xfrm>
                    <a:prstGeom prst="rect">
                      <a:avLst/>
                    </a:prstGeom>
                    <a:noFill/>
                    <a:ln>
                      <a:noFill/>
                    </a:ln>
                    <a:extLst>
                      <a:ext uri="{53640926-AAD7-44D8-BBD7-CCE9431645EC}">
                        <a14:shadowObscured xmlns:a14="http://schemas.microsoft.com/office/drawing/2010/main"/>
                      </a:ext>
                    </a:extLst>
                  </pic:spPr>
                </pic:pic>
              </a:graphicData>
            </a:graphic>
          </wp:inline>
        </w:drawing>
      </w:r>
    </w:p>
    <w:p w:rsidR="00FB387C" w:rsidP="000A08C2" w:rsidRDefault="00FB387C" w14:paraId="0C6AD81C" w14:textId="77777777">
      <w:pPr>
        <w:pStyle w:val="paragraph"/>
        <w:spacing w:before="0" w:beforeAutospacing="0" w:after="0" w:afterAutospacing="0" w:line="276" w:lineRule="auto"/>
        <w:ind w:left="1881"/>
        <w:textAlignment w:val="baseline"/>
        <w:rPr>
          <w:rFonts w:ascii="Arial" w:hAnsi="Arial" w:eastAsia="Arial" w:cs="Arial"/>
        </w:rPr>
      </w:pPr>
    </w:p>
    <w:p w:rsidR="00FB387C" w:rsidP="7DE804B7" w:rsidRDefault="00FB387C" w14:paraId="1A5B22A9" w14:textId="44217E0F">
      <w:pPr>
        <w:pStyle w:val="paragraph"/>
        <w:spacing w:before="0" w:beforeAutospacing="0" w:after="0" w:afterAutospacing="0" w:line="276" w:lineRule="auto"/>
        <w:textAlignment w:val="baseline"/>
        <w:rPr>
          <w:rFonts w:ascii="Arial" w:hAnsi="Arial" w:eastAsia="Arial" w:cs="Arial"/>
        </w:rPr>
      </w:pPr>
      <w:r>
        <w:rPr>
          <w:rFonts w:ascii="Arial" w:hAnsi="Arial" w:eastAsia="Arial" w:cs="Arial"/>
        </w:rPr>
        <w:t>Click on Invite Others and open a browser and paste the URL.</w:t>
      </w:r>
    </w:p>
    <w:p w:rsidR="00FB387C" w:rsidP="000A08C2" w:rsidRDefault="00FB387C" w14:paraId="3A5509FB" w14:textId="77777777">
      <w:pPr>
        <w:pStyle w:val="paragraph"/>
        <w:spacing w:before="0" w:beforeAutospacing="0" w:after="0" w:afterAutospacing="0" w:line="276" w:lineRule="auto"/>
        <w:ind w:left="2160"/>
        <w:textAlignment w:val="baseline"/>
        <w:rPr>
          <w:rFonts w:ascii="Arial" w:hAnsi="Arial" w:eastAsia="Arial" w:cs="Arial"/>
        </w:rPr>
      </w:pPr>
    </w:p>
    <w:p w:rsidR="00FB387C" w:rsidP="7DE804B7" w:rsidRDefault="00FB387C" w14:paraId="354D619F" w14:textId="53EDE129">
      <w:pPr>
        <w:pStyle w:val="paragraph"/>
        <w:spacing w:before="0" w:beforeAutospacing="0" w:after="0" w:afterAutospacing="0" w:line="276" w:lineRule="auto"/>
        <w:textAlignment w:val="baseline"/>
        <w:rPr>
          <w:rFonts w:ascii="Arial" w:hAnsi="Arial" w:eastAsia="Arial" w:cs="Arial"/>
        </w:rPr>
      </w:pPr>
      <w:r w:rsidRPr="5CD14165" w:rsidR="00FB387C">
        <w:rPr>
          <w:rFonts w:ascii="Arial" w:hAnsi="Arial" w:eastAsia="Arial" w:cs="Arial"/>
        </w:rPr>
        <w:t>Enter your name and click on Join Now.</w:t>
      </w:r>
    </w:p>
    <w:p w:rsidR="5CD14165" w:rsidP="5CD14165" w:rsidRDefault="5CD14165" w14:paraId="7016DECD" w14:textId="07B12B7C">
      <w:pPr>
        <w:pStyle w:val="paragraph"/>
        <w:spacing w:before="0" w:beforeAutospacing="off" w:after="0" w:afterAutospacing="off" w:line="276" w:lineRule="auto"/>
        <w:rPr>
          <w:rFonts w:ascii="Arial" w:hAnsi="Arial" w:eastAsia="Arial" w:cs="Arial"/>
        </w:rPr>
      </w:pPr>
    </w:p>
    <w:p w:rsidR="00FB387C" w:rsidP="7DE804B7" w:rsidRDefault="00FB387C" w14:paraId="67E3C852" w14:textId="5AC73CF6">
      <w:pPr>
        <w:pStyle w:val="paragraph"/>
        <w:spacing w:before="0" w:beforeAutospacing="0" w:after="0" w:afterAutospacing="0" w:line="276" w:lineRule="auto"/>
        <w:textAlignment w:val="baseline"/>
        <w:rPr>
          <w:rFonts w:ascii="Arial" w:hAnsi="Arial" w:eastAsia="Arial" w:cs="Arial"/>
        </w:rPr>
      </w:pPr>
    </w:p>
    <w:p w:rsidR="00FB387C" w:rsidP="5CD14165" w:rsidRDefault="00FB387C" w14:paraId="74A6DB63" w14:textId="331666B7">
      <w:pPr>
        <w:pStyle w:val="paragraph"/>
        <w:spacing w:before="0" w:beforeAutospacing="off" w:after="0" w:afterAutospacing="off" w:line="276" w:lineRule="auto"/>
        <w:jc w:val="center"/>
        <w:textAlignment w:val="baseline"/>
      </w:pPr>
      <w:r w:rsidR="55F8C635">
        <w:drawing>
          <wp:inline wp14:editId="4E3933FB" wp14:anchorId="7A5EC03E">
            <wp:extent cx="5943600" cy="304800"/>
            <wp:effectExtent l="0" t="0" r="0" b="0"/>
            <wp:docPr id="1923451196" name="" title=""/>
            <wp:cNvGraphicFramePr>
              <a:graphicFrameLocks noChangeAspect="1"/>
            </wp:cNvGraphicFramePr>
            <a:graphic>
              <a:graphicData uri="http://schemas.openxmlformats.org/drawingml/2006/picture">
                <pic:pic>
                  <pic:nvPicPr>
                    <pic:cNvPr id="0" name=""/>
                    <pic:cNvPicPr/>
                  </pic:nvPicPr>
                  <pic:blipFill>
                    <a:blip r:embed="Rd4bb6ab3c044441f">
                      <a:extLst>
                        <a:ext xmlns:a="http://schemas.openxmlformats.org/drawingml/2006/main" uri="{28A0092B-C50C-407E-A947-70E740481C1C}">
                          <a14:useLocalDpi val="0"/>
                        </a:ext>
                      </a:extLst>
                    </a:blip>
                    <a:stretch>
                      <a:fillRect/>
                    </a:stretch>
                  </pic:blipFill>
                  <pic:spPr>
                    <a:xfrm>
                      <a:off x="0" y="0"/>
                      <a:ext cx="5943600" cy="304800"/>
                    </a:xfrm>
                    <a:prstGeom prst="rect">
                      <a:avLst/>
                    </a:prstGeom>
                  </pic:spPr>
                </pic:pic>
              </a:graphicData>
            </a:graphic>
          </wp:inline>
        </w:drawing>
      </w:r>
    </w:p>
    <w:p w:rsidR="00DA6468" w:rsidP="611445DD" w:rsidRDefault="12AF12FC" w14:paraId="5445807D" w14:textId="01AFFD8B">
      <w:pPr>
        <w:pStyle w:val="paragraph"/>
        <w:spacing w:before="0" w:beforeAutospacing="off" w:after="0" w:afterAutospacing="off" w:line="276" w:lineRule="auto"/>
        <w:jc w:val="center"/>
        <w:textAlignment w:val="baseline"/>
      </w:pPr>
      <w:r w:rsidR="55F8C635">
        <w:drawing>
          <wp:inline wp14:editId="681FA30D" wp14:anchorId="14B0D19E">
            <wp:extent cx="3181907" cy="3090778"/>
            <wp:effectExtent l="0" t="0" r="0" b="0"/>
            <wp:docPr id="603163204" name="" title=""/>
            <wp:cNvGraphicFramePr>
              <a:graphicFrameLocks noChangeAspect="1"/>
            </wp:cNvGraphicFramePr>
            <a:graphic>
              <a:graphicData uri="http://schemas.openxmlformats.org/drawingml/2006/picture">
                <pic:pic>
                  <pic:nvPicPr>
                    <pic:cNvPr id="0" name=""/>
                    <pic:cNvPicPr/>
                  </pic:nvPicPr>
                  <pic:blipFill>
                    <a:blip r:embed="Rd94e9f2f32b94357">
                      <a:extLst>
                        <a:ext xmlns:a="http://schemas.openxmlformats.org/drawingml/2006/main" uri="{28A0092B-C50C-407E-A947-70E740481C1C}">
                          <a14:useLocalDpi val="0"/>
                        </a:ext>
                      </a:extLst>
                    </a:blip>
                    <a:stretch>
                      <a:fillRect/>
                    </a:stretch>
                  </pic:blipFill>
                  <pic:spPr>
                    <a:xfrm>
                      <a:off x="0" y="0"/>
                      <a:ext cx="3181907" cy="3090778"/>
                    </a:xfrm>
                    <a:prstGeom prst="rect">
                      <a:avLst/>
                    </a:prstGeom>
                  </pic:spPr>
                </pic:pic>
              </a:graphicData>
            </a:graphic>
          </wp:inline>
        </w:drawing>
      </w:r>
    </w:p>
    <w:p w:rsidR="00FB387C" w:rsidP="611445DD" w:rsidRDefault="458C9241" w14:paraId="403B61DF" w14:textId="4AFB6AAC">
      <w:pPr>
        <w:pStyle w:val="paragraph"/>
        <w:spacing w:before="0" w:beforeAutospacing="off" w:after="0" w:afterAutospacing="off" w:line="276" w:lineRule="auto"/>
        <w:textAlignment w:val="baseline"/>
        <w:rPr>
          <w:rFonts w:ascii="Arial" w:hAnsi="Arial" w:eastAsia="Arial" w:cs="Arial"/>
        </w:rPr>
      </w:pPr>
      <w:r w:rsidRPr="611445DD" w:rsidR="458C9241">
        <w:rPr>
          <w:rFonts w:ascii="Arial" w:hAnsi="Arial" w:eastAsia="Arial" w:cs="Arial"/>
        </w:rPr>
        <w:t>M</w:t>
      </w:r>
      <w:r w:rsidRPr="611445DD" w:rsidR="1C3FF655">
        <w:rPr>
          <w:rFonts w:ascii="Arial" w:hAnsi="Arial" w:eastAsia="Arial" w:cs="Arial"/>
        </w:rPr>
        <w:t>odify</w:t>
      </w:r>
      <w:r w:rsidRPr="611445DD" w:rsidR="00FB387C">
        <w:rPr>
          <w:rFonts w:ascii="Arial" w:hAnsi="Arial" w:eastAsia="Arial" w:cs="Arial"/>
        </w:rPr>
        <w:t xml:space="preserve"> the code</w:t>
      </w:r>
      <w:r w:rsidRPr="611445DD" w:rsidR="00415DF8">
        <w:rPr>
          <w:rFonts w:ascii="Arial" w:hAnsi="Arial" w:eastAsia="Arial" w:cs="Arial"/>
        </w:rPr>
        <w:t>,</w:t>
      </w:r>
      <w:r w:rsidRPr="611445DD" w:rsidR="00FB387C">
        <w:rPr>
          <w:rFonts w:ascii="Arial" w:hAnsi="Arial" w:eastAsia="Arial" w:cs="Arial"/>
        </w:rPr>
        <w:t xml:space="preserve"> </w:t>
      </w:r>
      <w:r w:rsidRPr="611445DD" w:rsidR="0C7C02DC">
        <w:rPr>
          <w:rFonts w:ascii="Arial" w:hAnsi="Arial" w:eastAsia="Arial" w:cs="Arial"/>
        </w:rPr>
        <w:t>which</w:t>
      </w:r>
      <w:r w:rsidRPr="611445DD" w:rsidR="00FB387C">
        <w:rPr>
          <w:rFonts w:ascii="Arial" w:hAnsi="Arial" w:eastAsia="Arial" w:cs="Arial"/>
        </w:rPr>
        <w:t xml:space="preserve"> will be reflected in your VSC code.</w:t>
      </w:r>
    </w:p>
    <w:p w:rsidR="00AD0346" w:rsidP="000A08C2" w:rsidRDefault="00AD0346" w14:paraId="68C953A5" w14:textId="77777777">
      <w:pPr>
        <w:pStyle w:val="paragraph"/>
        <w:spacing w:before="0" w:beforeAutospacing="0" w:after="0" w:afterAutospacing="0" w:line="276" w:lineRule="auto"/>
        <w:textAlignment w:val="baseline"/>
        <w:rPr>
          <w:rFonts w:ascii="Arial" w:hAnsi="Arial" w:eastAsia="Arial" w:cs="Arial"/>
        </w:rPr>
      </w:pPr>
    </w:p>
    <w:p w:rsidR="15701C69" w:rsidP="7DE804B7" w:rsidRDefault="15701C69" w14:paraId="00C678C3" w14:textId="16A4A59F">
      <w:pPr>
        <w:pStyle w:val="paragraph"/>
        <w:spacing w:before="0" w:beforeAutospacing="0" w:after="0" w:afterAutospacing="0" w:line="276" w:lineRule="auto"/>
        <w:ind w:left="1440"/>
      </w:pPr>
      <w:r>
        <w:rPr>
          <w:noProof/>
        </w:rPr>
        <w:drawing>
          <wp:inline distT="0" distB="0" distL="0" distR="0" wp14:anchorId="2767DA11" wp14:editId="6FED9E3A">
            <wp:extent cx="4572000" cy="1790700"/>
            <wp:effectExtent l="0" t="0" r="0" b="0"/>
            <wp:docPr id="544281798" name="Picture 54428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inline>
        </w:drawing>
      </w:r>
    </w:p>
    <w:p w:rsidR="008935F4" w:rsidP="611445DD" w:rsidRDefault="008935F4" w14:paraId="6BD68CAC" w14:textId="4C168B29">
      <w:pPr>
        <w:pStyle w:val="paragraph"/>
        <w:spacing w:before="0" w:beforeAutospacing="off" w:after="0" w:afterAutospacing="off" w:line="276" w:lineRule="auto"/>
        <w:textAlignment w:val="baseline"/>
      </w:pPr>
    </w:p>
    <w:p w:rsidR="00FB387C" w:rsidP="5CD14165" w:rsidRDefault="00FB387C" w14:paraId="41267A0F" w14:textId="63A4BD22">
      <w:pPr>
        <w:pStyle w:val="paragraph"/>
        <w:spacing w:before="0" w:beforeAutospacing="off" w:after="0" w:afterAutospacing="off" w:line="276" w:lineRule="auto"/>
        <w:textAlignment w:val="baseline"/>
        <w:rPr>
          <w:rFonts w:ascii="Arial" w:hAnsi="Arial" w:eastAsia="Arial" w:cs="Arial"/>
        </w:rPr>
      </w:pPr>
      <w:r w:rsidRPr="5CD14165" w:rsidR="00FB387C">
        <w:rPr>
          <w:rFonts w:ascii="Arial" w:hAnsi="Arial" w:eastAsia="Arial" w:cs="Arial"/>
        </w:rPr>
        <w:t>Click on Stop</w:t>
      </w:r>
      <w:r w:rsidRPr="5CD14165" w:rsidR="43BA3579">
        <w:rPr>
          <w:rFonts w:ascii="Arial" w:hAnsi="Arial" w:eastAsia="Arial" w:cs="Arial"/>
        </w:rPr>
        <w:t xml:space="preserve"> sharing</w:t>
      </w:r>
      <w:r w:rsidRPr="5CD14165" w:rsidR="00FB387C">
        <w:rPr>
          <w:rFonts w:ascii="Arial" w:hAnsi="Arial" w:eastAsia="Arial" w:cs="Arial"/>
        </w:rPr>
        <w:t xml:space="preserve"> Session</w:t>
      </w:r>
    </w:p>
    <w:p w:rsidR="00FB387C" w:rsidP="7DE804B7" w:rsidRDefault="00FB387C" w14:paraId="7C256750" w14:textId="199CEF2B">
      <w:pPr>
        <w:pStyle w:val="paragraph"/>
        <w:spacing w:before="0" w:beforeAutospacing="0" w:after="0" w:afterAutospacing="0" w:line="276" w:lineRule="auto"/>
        <w:ind w:left="1440"/>
        <w:textAlignment w:val="baseline"/>
        <w:rPr>
          <w:rFonts w:eastAsia="Arial"/>
        </w:rPr>
      </w:pPr>
      <w:r>
        <w:rPr>
          <w:rFonts w:ascii="Arial" w:hAnsi="Arial" w:eastAsia="Arial" w:cs="Arial"/>
          <w:noProof/>
        </w:rPr>
        <w:t xml:space="preserve">                                                        </w:t>
      </w:r>
      <w:r w:rsidR="15FA1474">
        <w:rPr>
          <w:noProof/>
        </w:rPr>
        <w:drawing>
          <wp:inline distT="0" distB="0" distL="0" distR="0" wp14:anchorId="518B8C5C" wp14:editId="183E2C30">
            <wp:extent cx="4572000" cy="3086100"/>
            <wp:effectExtent l="0" t="0" r="0" b="0"/>
            <wp:docPr id="1786796682" name="Picture 1786796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rsidR="00FB387C" w:rsidP="000A08C2" w:rsidRDefault="00FB387C" w14:paraId="41F96E69" w14:textId="77777777">
      <w:pPr>
        <w:pStyle w:val="paragraph"/>
        <w:spacing w:before="0" w:beforeAutospacing="0" w:after="0" w:afterAutospacing="0" w:line="276" w:lineRule="auto"/>
        <w:textAlignment w:val="baseline"/>
        <w:rPr>
          <w:rFonts w:ascii="Arial" w:hAnsi="Arial" w:eastAsia="Arial" w:cs="Arial"/>
          <w:noProof/>
        </w:rPr>
      </w:pPr>
    </w:p>
    <w:p w:rsidR="00FB387C" w:rsidP="7DE804B7" w:rsidRDefault="00FB387C" w14:paraId="35EE692C" w14:textId="694CBA86">
      <w:pPr>
        <w:pStyle w:val="paragraph"/>
        <w:spacing w:before="0" w:beforeAutospacing="0" w:after="0" w:afterAutospacing="0" w:line="276" w:lineRule="auto"/>
        <w:ind w:firstLine="720"/>
        <w:textAlignment w:val="baseline"/>
        <w:rPr>
          <w:rFonts w:ascii="Arial" w:hAnsi="Arial" w:eastAsia="Arial" w:cs="Arial"/>
          <w:noProof/>
        </w:rPr>
      </w:pPr>
    </w:p>
    <w:p w:rsidR="5CD14165" w:rsidP="5CD14165" w:rsidRDefault="5CD14165" w14:paraId="2824B33C" w14:textId="71D389C0">
      <w:pPr>
        <w:pStyle w:val="paragraph"/>
        <w:spacing w:before="0" w:beforeAutospacing="off" w:after="0" w:afterAutospacing="off" w:line="276" w:lineRule="auto"/>
        <w:rPr>
          <w:rFonts w:ascii="Arial" w:hAnsi="Arial" w:eastAsia="Arial" w:cs="Arial"/>
          <w:b w:val="1"/>
          <w:bCs w:val="1"/>
          <w:color w:val="000000" w:themeColor="text1" w:themeTint="FF" w:themeShade="FF"/>
        </w:rPr>
      </w:pPr>
    </w:p>
    <w:p w:rsidR="5CD14165" w:rsidP="5CD14165" w:rsidRDefault="5CD14165" w14:paraId="7312876E" w14:textId="16593C66">
      <w:pPr>
        <w:pStyle w:val="paragraph"/>
        <w:spacing w:before="0" w:beforeAutospacing="off" w:after="0" w:afterAutospacing="off" w:line="276" w:lineRule="auto"/>
        <w:rPr>
          <w:rFonts w:ascii="Arial" w:hAnsi="Arial" w:eastAsia="Arial" w:cs="Arial"/>
          <w:b w:val="1"/>
          <w:bCs w:val="1"/>
          <w:color w:val="000000" w:themeColor="text1" w:themeTint="FF" w:themeShade="FF"/>
        </w:rPr>
      </w:pPr>
    </w:p>
    <w:p w:rsidR="5CD14165" w:rsidP="5CD14165" w:rsidRDefault="5CD14165" w14:paraId="557F4D7F" w14:textId="03BE2C16">
      <w:pPr>
        <w:pStyle w:val="paragraph"/>
        <w:spacing w:before="0" w:beforeAutospacing="off" w:after="0" w:afterAutospacing="off" w:line="276" w:lineRule="auto"/>
        <w:rPr>
          <w:rFonts w:ascii="Arial" w:hAnsi="Arial" w:eastAsia="Arial" w:cs="Arial"/>
          <w:b w:val="1"/>
          <w:bCs w:val="1"/>
          <w:color w:val="000000" w:themeColor="text1" w:themeTint="FF" w:themeShade="FF"/>
        </w:rPr>
      </w:pPr>
    </w:p>
    <w:p w:rsidR="5CD14165" w:rsidP="5CD14165" w:rsidRDefault="5CD14165" w14:paraId="337D6155" w14:textId="3614CE10">
      <w:pPr>
        <w:pStyle w:val="paragraph"/>
        <w:spacing w:before="0" w:beforeAutospacing="off" w:after="0" w:afterAutospacing="off" w:line="276" w:lineRule="auto"/>
        <w:rPr>
          <w:rFonts w:ascii="Arial" w:hAnsi="Arial" w:eastAsia="Arial" w:cs="Arial"/>
          <w:b w:val="1"/>
          <w:bCs w:val="1"/>
          <w:color w:val="000000" w:themeColor="text1" w:themeTint="FF" w:themeShade="FF"/>
        </w:rPr>
      </w:pPr>
    </w:p>
    <w:p w:rsidRPr="008935F4" w:rsidR="008935F4" w:rsidP="000A08C2" w:rsidRDefault="00FB387C" w14:paraId="49EF8A49" w14:textId="45A02279">
      <w:pPr>
        <w:pStyle w:val="paragraph"/>
        <w:spacing w:before="0" w:beforeAutospacing="0" w:after="0" w:afterAutospacing="0" w:line="276" w:lineRule="auto"/>
        <w:textAlignment w:val="baseline"/>
        <w:rPr>
          <w:rFonts w:ascii="Arial" w:hAnsi="Arial" w:eastAsia="Arial" w:cs="Arial"/>
          <w:b/>
          <w:color w:val="000000"/>
        </w:rPr>
      </w:pPr>
      <w:r w:rsidRPr="7DE804B7">
        <w:rPr>
          <w:rFonts w:ascii="Arial" w:hAnsi="Arial" w:eastAsia="Arial" w:cs="Arial"/>
          <w:b/>
          <w:color w:val="000000" w:themeColor="text1"/>
        </w:rPr>
        <w:t>Git in VS Code</w:t>
      </w:r>
    </w:p>
    <w:p w:rsidR="008935F4" w:rsidP="000A08C2" w:rsidRDefault="008935F4" w14:paraId="027C4257" w14:textId="77777777">
      <w:pPr>
        <w:pStyle w:val="paragraph"/>
        <w:spacing w:before="0" w:beforeAutospacing="0" w:after="0" w:afterAutospacing="0" w:line="276" w:lineRule="auto"/>
        <w:textAlignment w:val="baseline"/>
        <w:rPr>
          <w:rFonts w:ascii="Arial" w:hAnsi="Arial" w:eastAsia="Arial" w:cs="Arial"/>
          <w:color w:val="000000" w:themeColor="tex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Pr="009A3C90" w:rsidR="009A3C90" w:rsidP="5CD14165" w:rsidRDefault="00FB387C" w14:paraId="2FC09613" w14:textId="482BD2C7">
      <w:pPr>
        <w:pStyle w:val="paragraph"/>
        <w:spacing w:before="0" w:beforeAutospacing="off" w:after="0" w:afterAutospacing="off" w:line="276" w:lineRule="auto"/>
        <w:jc w:val="both"/>
        <w:textAlignment w:val="baseline"/>
        <w:rPr>
          <w:rFonts w:ascii="Arial" w:hAnsi="Arial" w:eastAsia="Arial" w:cs="Arial"/>
          <w:color w:val="000000" w:themeColor="text1"/>
        </w:rPr>
      </w:pPr>
      <w:r w:rsidRPr="5CD14165" w:rsidR="00FB387C">
        <w:rPr>
          <w:rFonts w:ascii="Arial" w:hAnsi="Arial" w:eastAsia="Arial" w:cs="Arial"/>
          <w:color w:val="353740"/>
        </w:rPr>
        <w:t xml:space="preserve">Git integration with Visual Studio Code allows developers to </w:t>
      </w:r>
      <w:r w:rsidRPr="5CD14165" w:rsidR="00FB387C">
        <w:rPr>
          <w:rFonts w:ascii="Arial" w:hAnsi="Arial" w:eastAsia="Arial" w:cs="Arial"/>
          <w:color w:val="353740"/>
        </w:rPr>
        <w:t>manage and track changes to their source code</w:t>
      </w:r>
      <w:r w:rsidRPr="5CD14165" w:rsidR="00415DF8">
        <w:rPr>
          <w:rFonts w:ascii="Arial" w:hAnsi="Arial" w:eastAsia="Arial" w:cs="Arial"/>
          <w:color w:val="353740"/>
        </w:rPr>
        <w:t xml:space="preserve"> quickly</w:t>
      </w:r>
      <w:r w:rsidRPr="5CD14165" w:rsidR="00FB387C">
        <w:rPr>
          <w:rFonts w:ascii="Arial" w:hAnsi="Arial" w:eastAsia="Arial" w:cs="Arial"/>
          <w:color w:val="353740"/>
        </w:rPr>
        <w:t xml:space="preserve">, collaborate with other developers, and deploy their applications faster. </w:t>
      </w:r>
    </w:p>
    <w:p w:rsidRPr="009A3C90" w:rsidR="009A3C90" w:rsidP="000A08C2" w:rsidRDefault="009A3C90" w14:paraId="6FAA3CE6" w14:textId="77777777">
      <w:pPr>
        <w:pStyle w:val="paragraph"/>
        <w:spacing w:before="0" w:beforeAutospacing="0" w:after="0" w:afterAutospacing="0" w:line="276" w:lineRule="auto"/>
        <w:ind w:left="1080"/>
        <w:textAlignment w:val="baseline"/>
        <w:rPr>
          <w:rFonts w:ascii="Arial" w:hAnsi="Arial" w:eastAsia="Arial" w:cs="Arial"/>
          <w:color w:val="000000" w:themeColor="text1"/>
        </w:rPr>
      </w:pPr>
    </w:p>
    <w:p w:rsidRPr="0081434A" w:rsidR="00FB387C" w:rsidP="000A08C2" w:rsidRDefault="0DA11332" w14:paraId="033716AE" w14:textId="0F0A1DAE">
      <w:pPr>
        <w:pStyle w:val="paragraph"/>
        <w:spacing w:before="0" w:beforeAutospacing="0" w:after="0" w:afterAutospacing="0" w:line="276" w:lineRule="auto"/>
        <w:textAlignment w:val="baseline"/>
        <w:rPr>
          <w:rFonts w:ascii="Arial" w:hAnsi="Arial" w:eastAsia="Arial" w:cs="Arial"/>
          <w:b/>
          <w:color w:val="000000" w:themeColor="text1"/>
        </w:rPr>
      </w:pPr>
      <w:r w:rsidRPr="7DE804B7">
        <w:rPr>
          <w:rFonts w:ascii="Arial" w:hAnsi="Arial" w:eastAsia="Arial" w:cs="Arial"/>
          <w:b/>
          <w:bCs/>
          <w:color w:val="000000" w:themeColor="text1"/>
        </w:rPr>
        <w:t>E</w:t>
      </w:r>
      <w:r w:rsidRPr="7DE804B7" w:rsidR="1C3FF655">
        <w:rPr>
          <w:rFonts w:ascii="Arial" w:hAnsi="Arial" w:eastAsia="Arial" w:cs="Arial"/>
          <w:b/>
          <w:bCs/>
          <w:color w:val="000000" w:themeColor="text1"/>
        </w:rPr>
        <w:t>nable</w:t>
      </w:r>
      <w:r w:rsidRPr="7DE804B7" w:rsidR="00FB387C">
        <w:rPr>
          <w:rFonts w:ascii="Arial" w:hAnsi="Arial" w:eastAsia="Arial" w:cs="Arial"/>
          <w:b/>
          <w:color w:val="000000" w:themeColor="text1"/>
        </w:rPr>
        <w:t xml:space="preserve"> Git in VS Code on Windows:</w:t>
      </w:r>
    </w:p>
    <w:p w:rsidRPr="009A3C90" w:rsidR="00BE4751" w:rsidP="7DE804B7" w:rsidRDefault="00BE4751" w14:paraId="1423E5F4"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00FB387C" w:rsidP="611445DD" w:rsidRDefault="00FB387C" w14:paraId="52454676" w14:textId="70176EF4">
      <w:pPr>
        <w:pStyle w:val="paragraph"/>
        <w:spacing w:before="0" w:beforeAutospacing="off" w:after="0" w:afterAutospacing="off" w:line="276" w:lineRule="auto"/>
        <w:textAlignment w:val="baseline"/>
        <w:rPr>
          <w:rFonts w:ascii="Arial" w:hAnsi="Arial" w:eastAsia="Arial" w:cs="Arial"/>
          <w:color w:val="000000" w:themeColor="text1"/>
        </w:rPr>
      </w:pPr>
      <w:r w:rsidRPr="611445DD" w:rsidR="00FB387C">
        <w:rPr>
          <w:rFonts w:ascii="Arial" w:hAnsi="Arial" w:eastAsia="Arial" w:cs="Arial"/>
          <w:color w:val="000000" w:themeColor="text1" w:themeTint="FF" w:themeShade="FF"/>
        </w:rPr>
        <w:t xml:space="preserve">Go to </w:t>
      </w:r>
      <w:r w:rsidRPr="611445DD" w:rsidR="00030DF8">
        <w:rPr>
          <w:rFonts w:ascii="Arial" w:hAnsi="Arial" w:eastAsia="Arial" w:cs="Arial"/>
          <w:color w:val="000000" w:themeColor="text1" w:themeTint="FF" w:themeShade="FF"/>
        </w:rPr>
        <w:t>file</w:t>
      </w:r>
      <w:r w:rsidRPr="611445DD" w:rsidR="00AD0346">
        <w:rPr>
          <w:rFonts w:ascii="Arial" w:hAnsi="Arial" w:eastAsia="Arial" w:cs="Arial"/>
          <w:color w:val="000000" w:themeColor="text1" w:themeTint="FF" w:themeShade="FF"/>
        </w:rPr>
        <w:t xml:space="preserve"> </w:t>
      </w:r>
      <w:r w:rsidRPr="611445DD" w:rsidR="00FB387C">
        <w:rPr>
          <w:rFonts w:ascii="Arial" w:hAnsi="Arial" w:eastAsia="Arial" w:cs="Arial"/>
          <w:color w:val="000000" w:themeColor="text1" w:themeTint="FF" w:themeShade="FF"/>
        </w:rPr>
        <w:t>&gt; Preferences</w:t>
      </w:r>
      <w:r w:rsidRPr="611445DD" w:rsidR="00BE4751">
        <w:rPr>
          <w:rFonts w:ascii="Arial" w:hAnsi="Arial" w:eastAsia="Arial" w:cs="Arial"/>
          <w:color w:val="000000" w:themeColor="text1" w:themeTint="FF" w:themeShade="FF"/>
        </w:rPr>
        <w:t xml:space="preserve"> &gt; Settings</w:t>
      </w:r>
      <w:r w:rsidRPr="611445DD" w:rsidR="0DA11332">
        <w:rPr>
          <w:rFonts w:ascii="Arial" w:hAnsi="Arial" w:eastAsia="Arial" w:cs="Arial"/>
          <w:color w:val="000000" w:themeColor="text1" w:themeTint="FF" w:themeShade="FF"/>
        </w:rPr>
        <w:t xml:space="preserve"> </w:t>
      </w:r>
    </w:p>
    <w:p w:rsidR="00BE4751" w:rsidP="7DE804B7" w:rsidRDefault="6A94FD37" w14:paraId="54C80A2B" w14:textId="0E2207F3">
      <w:pPr>
        <w:pStyle w:val="paragraph"/>
        <w:spacing w:before="0" w:beforeAutospacing="0" w:after="0" w:afterAutospacing="0" w:line="276" w:lineRule="auto"/>
        <w:ind w:left="1584"/>
        <w:textAlignment w:val="baseline"/>
        <w:rPr>
          <w:rFonts w:eastAsia="Arial"/>
        </w:rPr>
      </w:pPr>
      <w:r>
        <w:rPr>
          <w:noProof/>
        </w:rPr>
        <w:drawing>
          <wp:inline distT="0" distB="0" distL="0" distR="0" wp14:anchorId="1CBC92E5" wp14:editId="10AB26F5">
            <wp:extent cx="4572000" cy="3667125"/>
            <wp:effectExtent l="0" t="0" r="0" b="0"/>
            <wp:docPr id="1140532551" name="Picture 114053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667125"/>
                    </a:xfrm>
                    <a:prstGeom prst="rect">
                      <a:avLst/>
                    </a:prstGeom>
                  </pic:spPr>
                </pic:pic>
              </a:graphicData>
            </a:graphic>
          </wp:inline>
        </w:drawing>
      </w:r>
    </w:p>
    <w:p w:rsidR="00BE4751" w:rsidDel="00BE4751" w:rsidP="7DE804B7" w:rsidRDefault="00BE4751" w14:paraId="44F611F9" w14:textId="7C4F8CEF">
      <w:pPr>
        <w:pStyle w:val="paragraph"/>
        <w:spacing w:before="0" w:beforeAutospacing="0" w:after="0" w:afterAutospacing="0" w:line="276" w:lineRule="auto"/>
        <w:ind w:left="1584"/>
        <w:rPr>
          <w:rFonts w:eastAsia="Arial"/>
        </w:rPr>
      </w:pPr>
    </w:p>
    <w:p w:rsidR="00FB387C" w:rsidP="611445DD" w:rsidRDefault="00FB387C" w14:paraId="73C957B3" w14:textId="38C4DDFD">
      <w:pPr>
        <w:pStyle w:val="paragraph"/>
        <w:spacing w:before="0" w:beforeAutospacing="off" w:after="0" w:afterAutospacing="off" w:line="276" w:lineRule="auto"/>
        <w:textAlignment w:val="baseline"/>
        <w:rPr>
          <w:rFonts w:ascii="Arial" w:hAnsi="Arial" w:eastAsia="Arial" w:cs="Arial"/>
          <w:color w:val="000000" w:themeColor="text1"/>
        </w:rPr>
      </w:pPr>
      <w:r w:rsidRPr="611445DD" w:rsidR="00FB387C">
        <w:rPr>
          <w:rFonts w:ascii="Arial" w:hAnsi="Arial" w:eastAsia="Arial" w:cs="Arial"/>
          <w:color w:val="000000" w:themeColor="text1" w:themeTint="FF" w:themeShade="FF"/>
        </w:rPr>
        <w:t>Type Git: Enabled in the search bar</w:t>
      </w:r>
      <w:r w:rsidRPr="611445DD" w:rsidR="328C6CBB">
        <w:rPr>
          <w:rFonts w:ascii="Arial" w:hAnsi="Arial" w:eastAsia="Arial" w:cs="Arial"/>
          <w:color w:val="000000" w:themeColor="text1" w:themeTint="FF" w:themeShade="FF"/>
        </w:rPr>
        <w:t xml:space="preserve">. </w:t>
      </w:r>
      <w:r w:rsidRPr="611445DD" w:rsidR="00FB387C">
        <w:rPr>
          <w:rFonts w:ascii="Arial" w:hAnsi="Arial" w:eastAsia="Arial" w:cs="Arial"/>
          <w:color w:val="000000" w:themeColor="text1" w:themeTint="FF" w:themeShade="FF"/>
        </w:rPr>
        <w:t xml:space="preserve">Make sure that </w:t>
      </w:r>
      <w:r w:rsidRPr="611445DD" w:rsidR="5B7F9339">
        <w:rPr>
          <w:rFonts w:ascii="Arial" w:hAnsi="Arial" w:eastAsia="Arial" w:cs="Arial"/>
          <w:color w:val="000000" w:themeColor="text1" w:themeTint="FF" w:themeShade="FF"/>
        </w:rPr>
        <w:t xml:space="preserve">all </w:t>
      </w:r>
      <w:r w:rsidRPr="611445DD" w:rsidR="00FB387C">
        <w:rPr>
          <w:rFonts w:ascii="Arial" w:hAnsi="Arial" w:eastAsia="Arial" w:cs="Arial"/>
          <w:color w:val="000000" w:themeColor="text1" w:themeTint="FF" w:themeShade="FF"/>
        </w:rPr>
        <w:t>box is ticked</w:t>
      </w:r>
    </w:p>
    <w:p w:rsidR="004E4942" w:rsidP="7DE804B7" w:rsidRDefault="004E4942" w14:paraId="6A6795A1" w14:textId="26F33089">
      <w:pPr>
        <w:pStyle w:val="paragraph"/>
        <w:spacing w:before="0" w:beforeAutospacing="0" w:after="0" w:afterAutospacing="0" w:line="276" w:lineRule="auto"/>
        <w:textAlignment w:val="baseline"/>
        <w:rPr>
          <w:rFonts w:ascii="Arial" w:hAnsi="Arial" w:eastAsia="Arial" w:cs="Arial"/>
          <w:color w:val="000000" w:themeColor="text1"/>
        </w:rPr>
      </w:pPr>
    </w:p>
    <w:p w:rsidR="004E4942" w:rsidP="7DE804B7" w:rsidRDefault="6AF52332" w14:paraId="466D3D33" w14:textId="0EC1F20B">
      <w:pPr>
        <w:pStyle w:val="paragraph"/>
        <w:spacing w:before="0" w:beforeAutospacing="0" w:after="0" w:afterAutospacing="0" w:line="276" w:lineRule="auto"/>
        <w:ind w:left="1584"/>
        <w:textAlignment w:val="baseline"/>
        <w:rPr>
          <w:rFonts w:eastAsia="Arial"/>
        </w:rPr>
      </w:pPr>
      <w:r>
        <w:rPr>
          <w:noProof/>
        </w:rPr>
        <w:drawing>
          <wp:inline distT="0" distB="0" distL="0" distR="0" wp14:anchorId="6AE4479F" wp14:editId="13A87ED9">
            <wp:extent cx="4572000" cy="2714625"/>
            <wp:effectExtent l="0" t="0" r="0" b="0"/>
            <wp:docPr id="552338262" name="Picture 552338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004E4942" w:rsidDel="004E4942" w:rsidP="7DE804B7" w:rsidRDefault="004E4942" w14:paraId="2469D1B6" w14:textId="46AA7705">
      <w:pPr>
        <w:pStyle w:val="paragraph"/>
        <w:spacing w:before="0" w:beforeAutospacing="0" w:after="0" w:afterAutospacing="0" w:line="276" w:lineRule="auto"/>
        <w:ind w:left="1584"/>
        <w:rPr>
          <w:rFonts w:eastAsia="Arial"/>
        </w:rPr>
      </w:pPr>
    </w:p>
    <w:p w:rsidRPr="0081434A" w:rsidR="00FB387C" w:rsidP="7DE804B7" w:rsidRDefault="00FB387C" w14:paraId="0E3668FD" w14:textId="6810A418">
      <w:pPr>
        <w:pStyle w:val="paragraph"/>
        <w:spacing w:before="0" w:beforeAutospacing="0" w:after="0" w:afterAutospacing="0" w:line="276" w:lineRule="auto"/>
        <w:textAlignment w:val="baseline"/>
        <w:rPr>
          <w:rFonts w:ascii="Arial" w:hAnsi="Arial" w:eastAsia="Arial" w:cs="Arial"/>
          <w:b/>
          <w:color w:val="000000" w:themeColor="text1"/>
        </w:rPr>
      </w:pPr>
      <w:r w:rsidRPr="7DE804B7">
        <w:rPr>
          <w:rFonts w:ascii="Arial" w:hAnsi="Arial" w:eastAsia="Arial" w:cs="Arial"/>
          <w:b/>
          <w:color w:val="000000" w:themeColor="text1"/>
        </w:rPr>
        <w:t>To enable Git in VS Code on Mac:</w:t>
      </w:r>
    </w:p>
    <w:p w:rsidR="004E4942" w:rsidP="000A08C2" w:rsidRDefault="004E4942" w14:paraId="6D9CEAEE"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00FB387C" w:rsidP="611445DD" w:rsidRDefault="00FB387C" w14:paraId="6BB993B8" w14:textId="3CDD3369">
      <w:pPr>
        <w:pStyle w:val="paragraph"/>
        <w:spacing w:before="0" w:beforeAutospacing="off" w:after="0" w:afterAutospacing="off" w:line="276" w:lineRule="auto"/>
        <w:textAlignment w:val="baseline"/>
        <w:rPr>
          <w:rFonts w:ascii="Arial" w:hAnsi="Arial" w:eastAsia="Arial" w:cs="Arial"/>
          <w:color w:val="000000" w:themeColor="text1"/>
        </w:rPr>
      </w:pPr>
      <w:r w:rsidRPr="611445DD" w:rsidR="00FB387C">
        <w:rPr>
          <w:rFonts w:ascii="Arial" w:hAnsi="Arial" w:eastAsia="Arial" w:cs="Arial"/>
          <w:color w:val="000000" w:themeColor="text1" w:themeTint="FF" w:themeShade="FF"/>
        </w:rPr>
        <w:t xml:space="preserve">Got to </w:t>
      </w:r>
      <w:r w:rsidRPr="611445DD" w:rsidR="005938B9">
        <w:rPr>
          <w:rFonts w:ascii="Arial" w:hAnsi="Arial" w:eastAsia="Arial" w:cs="Arial"/>
          <w:color w:val="000000" w:themeColor="text1" w:themeTint="FF" w:themeShade="FF"/>
        </w:rPr>
        <w:t>code</w:t>
      </w:r>
      <w:r w:rsidRPr="611445DD" w:rsidR="00CF6E26">
        <w:rPr>
          <w:rFonts w:ascii="Arial" w:hAnsi="Arial" w:eastAsia="Arial" w:cs="Arial"/>
          <w:color w:val="000000" w:themeColor="text1" w:themeTint="FF" w:themeShade="FF"/>
        </w:rPr>
        <w:t xml:space="preserve"> </w:t>
      </w:r>
      <w:r w:rsidRPr="611445DD" w:rsidR="00FB387C">
        <w:rPr>
          <w:rFonts w:ascii="Arial" w:hAnsi="Arial" w:eastAsia="Arial" w:cs="Arial"/>
          <w:color w:val="000000" w:themeColor="text1" w:themeTint="FF" w:themeShade="FF"/>
        </w:rPr>
        <w:t xml:space="preserve">&gt; </w:t>
      </w:r>
      <w:r w:rsidRPr="611445DD" w:rsidR="00FB387C">
        <w:rPr>
          <w:rFonts w:ascii="Arial" w:hAnsi="Arial" w:eastAsia="Arial" w:cs="Arial"/>
          <w:color w:val="000000" w:themeColor="text1" w:themeTint="FF" w:themeShade="FF"/>
        </w:rPr>
        <w:t>Settings</w:t>
      </w:r>
      <w:r w:rsidRPr="611445DD" w:rsidR="1B172D80">
        <w:rPr>
          <w:rFonts w:ascii="Arial" w:hAnsi="Arial" w:eastAsia="Arial" w:cs="Arial"/>
          <w:color w:val="000000" w:themeColor="text1" w:themeTint="FF" w:themeShade="FF"/>
        </w:rPr>
        <w:t>...</w:t>
      </w:r>
      <w:r w:rsidRPr="611445DD" w:rsidR="328C6CBB">
        <w:rPr>
          <w:rFonts w:ascii="Arial" w:hAnsi="Arial" w:eastAsia="Arial" w:cs="Arial"/>
          <w:color w:val="000000" w:themeColor="text1" w:themeTint="FF" w:themeShade="FF"/>
        </w:rPr>
        <w:t xml:space="preserve"> </w:t>
      </w:r>
      <w:r w:rsidRPr="611445DD" w:rsidR="2FE16F21">
        <w:rPr>
          <w:rFonts w:ascii="Arial" w:hAnsi="Arial" w:eastAsia="Arial" w:cs="Arial"/>
          <w:color w:val="000000" w:themeColor="text1" w:themeTint="FF" w:themeShade="FF"/>
        </w:rPr>
        <w:t xml:space="preserve">&gt; </w:t>
      </w:r>
      <w:r w:rsidRPr="611445DD" w:rsidR="1C3FF655">
        <w:rPr>
          <w:rFonts w:ascii="Arial" w:hAnsi="Arial" w:eastAsia="Arial" w:cs="Arial"/>
          <w:color w:val="000000" w:themeColor="text1" w:themeTint="FF" w:themeShade="FF"/>
        </w:rPr>
        <w:t>Settings</w:t>
      </w:r>
    </w:p>
    <w:p w:rsidR="00AD0346" w:rsidP="000A08C2" w:rsidRDefault="00AD0346" w14:paraId="0E68F3AB"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21E97DBD" w:rsidP="7DE804B7" w:rsidRDefault="21E97DBD" w14:paraId="5F8D59CF" w14:textId="79203B38">
      <w:pPr>
        <w:pStyle w:val="paragraph"/>
        <w:spacing w:before="0" w:beforeAutospacing="0" w:after="0" w:afterAutospacing="0" w:line="276" w:lineRule="auto"/>
        <w:ind w:left="1440"/>
      </w:pPr>
      <w:r>
        <w:rPr>
          <w:noProof/>
        </w:rPr>
        <w:drawing>
          <wp:inline distT="0" distB="0" distL="0" distR="0" wp14:anchorId="2D2E79AC" wp14:editId="7F01E470">
            <wp:extent cx="4572000" cy="2686050"/>
            <wp:effectExtent l="0" t="0" r="0" b="0"/>
            <wp:docPr id="297765857" name="Picture 29776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rsidRPr="009A3C90" w:rsidR="0081434A" w:rsidP="7DE804B7" w:rsidRDefault="0081434A" w14:paraId="11DDE7B3"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00FB387C" w:rsidP="611445DD" w:rsidRDefault="00FB387C" w14:paraId="414F7650" w14:textId="072291C6">
      <w:pPr>
        <w:pStyle w:val="paragraph"/>
        <w:spacing w:before="0" w:beforeAutospacing="off" w:after="0" w:afterAutospacing="off" w:line="276" w:lineRule="auto"/>
        <w:textAlignment w:val="baseline"/>
        <w:rPr>
          <w:rFonts w:ascii="Arial" w:hAnsi="Arial" w:eastAsia="Arial" w:cs="Arial"/>
          <w:color w:val="000000" w:themeColor="text1"/>
        </w:rPr>
      </w:pPr>
      <w:r w:rsidRPr="611445DD" w:rsidR="00FB387C">
        <w:rPr>
          <w:rFonts w:ascii="Arial" w:hAnsi="Arial" w:eastAsia="Arial" w:cs="Arial"/>
          <w:color w:val="000000" w:themeColor="text1" w:themeTint="FF" w:themeShade="FF"/>
        </w:rPr>
        <w:t>Type Git: Enabled in the search bar</w:t>
      </w:r>
      <w:r w:rsidRPr="611445DD" w:rsidR="0081434A">
        <w:rPr>
          <w:rFonts w:ascii="Arial" w:hAnsi="Arial" w:eastAsia="Arial" w:cs="Arial"/>
          <w:color w:val="000000" w:themeColor="text1" w:themeTint="FF" w:themeShade="FF"/>
        </w:rPr>
        <w:t xml:space="preserve">. </w:t>
      </w:r>
      <w:r w:rsidRPr="611445DD" w:rsidR="00FB387C">
        <w:rPr>
          <w:rFonts w:ascii="Arial" w:hAnsi="Arial" w:eastAsia="Arial" w:cs="Arial"/>
          <w:color w:val="000000" w:themeColor="text1" w:themeTint="FF" w:themeShade="FF"/>
        </w:rPr>
        <w:t>Make sure that the box is ticked</w:t>
      </w:r>
    </w:p>
    <w:p w:rsidR="00CF6E26" w:rsidP="000A08C2" w:rsidRDefault="00CF6E26" w14:paraId="0B3DBFA8"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4D7B8804" w:rsidP="611445DD" w:rsidRDefault="4D7B8804" w14:paraId="14019719" w14:textId="5A5D9AF2">
      <w:pPr>
        <w:pStyle w:val="paragraph"/>
        <w:spacing w:before="0" w:beforeAutospacing="off" w:after="0" w:afterAutospacing="off" w:line="276" w:lineRule="auto"/>
      </w:pPr>
      <w:r>
        <w:rPr>
          <w:noProof/>
        </w:rPr>
        <w:drawing>
          <wp:inline distT="0" distB="0" distL="0" distR="0" wp14:anchorId="7C6966A0" wp14:editId="22FA06B5">
            <wp:extent cx="6384888" cy="5240497"/>
            <wp:effectExtent l="0" t="0" r="0" b="0"/>
            <wp:docPr id="287039147" name="Picture 28703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print">
                      <a:extLst>
                        <a:ext uri="{28A0092B-C50C-407E-A947-70E740481C1C}">
                          <a14:useLocalDpi xmlns:a14="http://schemas.microsoft.com/office/drawing/2010/main" val="0"/>
                        </a:ext>
                      </a:extLst>
                    </a:blip>
                    <a:srcRect l="28167"/>
                    <a:stretch/>
                  </pic:blipFill>
                  <pic:spPr bwMode="auto">
                    <a:xfrm>
                      <a:off x="0" y="0"/>
                      <a:ext cx="6401697" cy="5254293"/>
                    </a:xfrm>
                    <a:prstGeom prst="rect">
                      <a:avLst/>
                    </a:prstGeom>
                    <a:ln>
                      <a:noFill/>
                    </a:ln>
                    <a:extLst>
                      <a:ext uri="{53640926-AAD7-44D8-BBD7-CCE9431645EC}">
                        <a14:shadowObscured xmlns:a14="http://schemas.microsoft.com/office/drawing/2010/main"/>
                      </a:ext>
                    </a:extLst>
                  </pic:spPr>
                </pic:pic>
              </a:graphicData>
            </a:graphic>
          </wp:inline>
        </w:drawing>
      </w:r>
    </w:p>
    <w:p w:rsidR="0081434A" w:rsidP="000A08C2" w:rsidRDefault="0081434A" w14:paraId="46D89C94"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Pr="009A3C90" w:rsidR="0081434A" w:rsidP="7DE804B7" w:rsidRDefault="0081434A" w14:paraId="2A97B021" w14:textId="33824A0A">
      <w:pPr>
        <w:pStyle w:val="paragraph"/>
        <w:spacing w:before="0" w:beforeAutospacing="0" w:after="0" w:afterAutospacing="0" w:line="276" w:lineRule="auto"/>
        <w:textAlignment w:val="baseline"/>
        <w:rPr>
          <w:rFonts w:ascii="Arial" w:hAnsi="Arial" w:eastAsia="Arial" w:cs="Arial"/>
          <w:b/>
          <w:color w:val="000000" w:themeColor="text1"/>
        </w:rPr>
      </w:pPr>
      <w:r w:rsidRPr="7DE804B7">
        <w:rPr>
          <w:rFonts w:ascii="Arial" w:hAnsi="Arial" w:eastAsia="Arial" w:cs="Arial"/>
          <w:b/>
          <w:color w:val="000000" w:themeColor="text1"/>
        </w:rPr>
        <w:t>Opening a Project</w:t>
      </w:r>
    </w:p>
    <w:p w:rsidR="0081434A" w:rsidP="000A08C2" w:rsidRDefault="0081434A" w14:paraId="544BB81B"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00FB387C" w:rsidP="000A08C2" w:rsidRDefault="00FB387C" w14:paraId="207AC16B" w14:textId="78D7E63A">
      <w:pPr>
        <w:pStyle w:val="paragraph"/>
        <w:spacing w:before="0" w:beforeAutospacing="0" w:after="0" w:afterAutospacing="0" w:line="276" w:lineRule="auto"/>
        <w:textAlignment w:val="baseline"/>
        <w:rPr>
          <w:rFonts w:ascii="Arial" w:hAnsi="Arial" w:eastAsia="Arial" w:cs="Arial"/>
          <w:color w:val="000000" w:themeColor="text1"/>
        </w:rPr>
      </w:pPr>
      <w:r w:rsidRPr="1C3D794B">
        <w:rPr>
          <w:rFonts w:ascii="Arial" w:hAnsi="Arial" w:eastAsia="Arial" w:cs="Arial"/>
          <w:color w:val="000000" w:themeColor="text1"/>
        </w:rPr>
        <w:t xml:space="preserve">Open a git </w:t>
      </w:r>
      <w:r w:rsidRPr="1C3D794B" w:rsidR="59D1DB2C">
        <w:rPr>
          <w:rFonts w:ascii="Arial" w:hAnsi="Arial" w:eastAsia="Arial" w:cs="Arial"/>
          <w:color w:val="000000" w:themeColor="text1"/>
        </w:rPr>
        <w:t>project (</w:t>
      </w:r>
      <w:r w:rsidRPr="1C3D794B" w:rsidR="36EBEF61">
        <w:rPr>
          <w:rFonts w:ascii="Arial" w:hAnsi="Arial" w:eastAsia="Arial" w:cs="Arial"/>
          <w:color w:val="000000" w:themeColor="text1"/>
        </w:rPr>
        <w:t>e.g.</w:t>
      </w:r>
      <w:r w:rsidR="00415DF8">
        <w:rPr>
          <w:rFonts w:ascii="Arial" w:hAnsi="Arial" w:eastAsia="Arial" w:cs="Arial"/>
          <w:color w:val="000000" w:themeColor="text1"/>
        </w:rPr>
        <w:t>,</w:t>
      </w:r>
      <w:r w:rsidRPr="1C3D794B">
        <w:rPr>
          <w:rFonts w:ascii="Arial" w:hAnsi="Arial" w:eastAsia="Arial" w:cs="Arial"/>
          <w:color w:val="000000" w:themeColor="text1"/>
        </w:rPr>
        <w:t xml:space="preserve"> your HOS0</w:t>
      </w:r>
      <w:r w:rsidRPr="1C3D794B" w:rsidR="6634B9A0">
        <w:rPr>
          <w:rFonts w:ascii="Arial" w:hAnsi="Arial" w:eastAsia="Arial" w:cs="Arial"/>
          <w:color w:val="000000" w:themeColor="text1"/>
        </w:rPr>
        <w:t>2</w:t>
      </w:r>
      <w:r w:rsidRPr="1C3D794B">
        <w:rPr>
          <w:rFonts w:ascii="Arial" w:hAnsi="Arial" w:eastAsia="Arial" w:cs="Arial"/>
          <w:color w:val="000000" w:themeColor="text1"/>
        </w:rPr>
        <w:t xml:space="preserve"> </w:t>
      </w:r>
      <w:bookmarkStart w:name="_Int_AlYsQoFG" w:id="27"/>
      <w:r w:rsidRPr="1C3D794B">
        <w:rPr>
          <w:rFonts w:ascii="Arial" w:hAnsi="Arial" w:eastAsia="Arial" w:cs="Arial"/>
          <w:color w:val="000000" w:themeColor="text1"/>
        </w:rPr>
        <w:t>git</w:t>
      </w:r>
      <w:bookmarkEnd w:id="27"/>
      <w:r w:rsidRPr="1C3D794B">
        <w:rPr>
          <w:rFonts w:ascii="Arial" w:hAnsi="Arial" w:eastAsia="Arial" w:cs="Arial"/>
          <w:color w:val="000000" w:themeColor="text1"/>
        </w:rPr>
        <w:t xml:space="preserve"> repo folder).</w:t>
      </w:r>
    </w:p>
    <w:p w:rsidRPr="009A3C90" w:rsidR="0081434A" w:rsidP="7DE804B7" w:rsidRDefault="0081434A" w14:paraId="1683A2E1"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00DA3C7E" w:rsidP="611445DD" w:rsidRDefault="00FB387C" w14:paraId="0DC9E3FB" w14:textId="141A10F4">
      <w:pPr>
        <w:pStyle w:val="paragraph"/>
        <w:spacing w:before="0" w:beforeAutospacing="off" w:after="0" w:afterAutospacing="off" w:line="276" w:lineRule="auto"/>
        <w:textAlignment w:val="baseline"/>
        <w:rPr>
          <w:rFonts w:ascii="Arial" w:hAnsi="Arial" w:eastAsia="Arial" w:cs="Arial"/>
          <w:color w:val="000000" w:themeColor="text1"/>
        </w:rPr>
      </w:pPr>
      <w:r w:rsidRPr="611445DD" w:rsidR="00FB387C">
        <w:rPr>
          <w:rFonts w:ascii="Arial" w:hAnsi="Arial" w:eastAsia="Arial" w:cs="Arial"/>
          <w:color w:val="000000" w:themeColor="text1" w:themeTint="FF" w:themeShade="FF"/>
        </w:rPr>
        <w:t xml:space="preserve">Click on Source Control Option and click on </w:t>
      </w:r>
      <w:r w:rsidRPr="611445DD" w:rsidR="00EE5062">
        <w:rPr>
          <w:rFonts w:ascii="Arial" w:hAnsi="Arial" w:eastAsia="Arial" w:cs="Arial"/>
          <w:color w:val="000000" w:themeColor="text1" w:themeTint="FF" w:themeShade="FF"/>
        </w:rPr>
        <w:t>'</w:t>
      </w:r>
      <w:r w:rsidRPr="611445DD" w:rsidR="1C3FF655">
        <w:rPr>
          <w:rFonts w:ascii="Arial" w:hAnsi="Arial" w:eastAsia="Arial" w:cs="Arial"/>
          <w:color w:val="000000" w:themeColor="text1" w:themeTint="FF" w:themeShade="FF"/>
        </w:rPr>
        <w:t>…</w:t>
      </w:r>
      <w:r w:rsidRPr="611445DD" w:rsidR="0C7C02DC">
        <w:rPr>
          <w:rFonts w:ascii="Arial" w:hAnsi="Arial" w:eastAsia="Arial" w:cs="Arial"/>
          <w:color w:val="000000" w:themeColor="text1" w:themeTint="FF" w:themeShade="FF"/>
        </w:rPr>
        <w:t>.</w:t>
      </w:r>
      <w:r w:rsidRPr="611445DD" w:rsidR="3F78C9C5">
        <w:rPr>
          <w:rFonts w:ascii="Arial" w:hAnsi="Arial" w:eastAsia="Arial" w:cs="Arial"/>
          <w:color w:val="000000" w:themeColor="text1" w:themeTint="FF" w:themeShade="FF"/>
        </w:rPr>
        <w:t>'</w:t>
      </w:r>
    </w:p>
    <w:p w:rsidR="00CF6E26" w:rsidP="000A08C2" w:rsidRDefault="00CF6E26" w14:paraId="12C4D37C"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00FB387C" w:rsidP="7DE804B7" w:rsidRDefault="57439FCE" w14:paraId="2988D78E" w14:textId="75026619">
      <w:pPr>
        <w:pStyle w:val="paragraph"/>
        <w:spacing w:before="0" w:beforeAutospacing="0" w:after="0" w:afterAutospacing="0" w:line="276" w:lineRule="auto"/>
        <w:ind w:left="864"/>
        <w:textAlignment w:val="baseline"/>
        <w:rPr>
          <w:rFonts w:ascii="Arial" w:hAnsi="Arial" w:eastAsia="Arial" w:cs="Arial"/>
          <w:color w:val="000000" w:themeColor="text1"/>
        </w:rPr>
      </w:pPr>
      <w:r w:rsidRPr="7DE804B7">
        <w:rPr>
          <w:rFonts w:ascii="Arial" w:hAnsi="Arial" w:eastAsia="Arial" w:cs="Arial"/>
          <w:color w:val="000000" w:themeColor="text1"/>
        </w:rPr>
        <w:t xml:space="preserve">   </w:t>
      </w:r>
      <w:r>
        <w:rPr>
          <w:noProof/>
        </w:rPr>
        <w:drawing>
          <wp:inline distT="0" distB="0" distL="0" distR="0" wp14:anchorId="5F1AF858" wp14:editId="2D082D02">
            <wp:extent cx="5143500" cy="2200275"/>
            <wp:effectExtent l="0" t="0" r="0" b="0"/>
            <wp:docPr id="38590685" name="Picture 38590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143500" cy="2200275"/>
                    </a:xfrm>
                    <a:prstGeom prst="rect">
                      <a:avLst/>
                    </a:prstGeom>
                  </pic:spPr>
                </pic:pic>
              </a:graphicData>
            </a:graphic>
          </wp:inline>
        </w:drawing>
      </w:r>
      <w:r w:rsidR="00FB387C">
        <w:tab/>
      </w:r>
    </w:p>
    <w:p w:rsidR="00FB387C" w:rsidP="7DE804B7" w:rsidRDefault="00FB387C" w14:paraId="5347A94A" w14:textId="4C35D902">
      <w:pPr>
        <w:pStyle w:val="paragraph"/>
        <w:spacing w:before="0" w:beforeAutospacing="0" w:after="0" w:afterAutospacing="0" w:line="276" w:lineRule="auto"/>
        <w:ind w:left="864"/>
        <w:textAlignment w:val="baseline"/>
      </w:pPr>
    </w:p>
    <w:p w:rsidR="00FB387C" w:rsidP="7DE804B7" w:rsidRDefault="460F63AA" w14:paraId="61D684A8" w14:textId="23B9BFD1">
      <w:pPr>
        <w:pStyle w:val="paragraph"/>
        <w:spacing w:before="0" w:beforeAutospacing="0" w:after="0" w:afterAutospacing="0" w:line="276" w:lineRule="auto"/>
        <w:ind w:left="1152"/>
        <w:textAlignment w:val="baseline"/>
      </w:pPr>
      <w:r>
        <w:rPr>
          <w:noProof/>
        </w:rPr>
        <w:drawing>
          <wp:inline distT="0" distB="0" distL="0" distR="0" wp14:anchorId="1D366871" wp14:editId="78EE9A99">
            <wp:extent cx="4572000" cy="2447925"/>
            <wp:effectExtent l="0" t="0" r="0" b="0"/>
            <wp:docPr id="1746724974" name="Picture 1746724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rsidR="00FB387C" w:rsidP="7DE804B7" w:rsidRDefault="460F63AA" w14:paraId="590334FC" w14:textId="0F1268BC">
      <w:pPr>
        <w:pStyle w:val="paragraph"/>
        <w:spacing w:before="0" w:beforeAutospacing="0" w:after="0" w:afterAutospacing="0" w:line="276" w:lineRule="auto"/>
        <w:ind w:left="288"/>
        <w:jc w:val="center"/>
        <w:textAlignment w:val="baseline"/>
        <w:rPr>
          <w:rFonts w:eastAsia="Arial"/>
        </w:rPr>
      </w:pPr>
      <w:r>
        <w:rPr>
          <w:noProof/>
        </w:rPr>
        <w:drawing>
          <wp:inline distT="0" distB="0" distL="0" distR="0" wp14:anchorId="0E1F9678" wp14:editId="105D66FE">
            <wp:extent cx="4572000" cy="1485900"/>
            <wp:effectExtent l="0" t="0" r="0" b="0"/>
            <wp:docPr id="999518086" name="Picture 99951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1485900"/>
                    </a:xfrm>
                    <a:prstGeom prst="rect">
                      <a:avLst/>
                    </a:prstGeom>
                  </pic:spPr>
                </pic:pic>
              </a:graphicData>
            </a:graphic>
          </wp:inline>
        </w:drawing>
      </w:r>
    </w:p>
    <w:p w:rsidR="00EF754A" w:rsidP="611445DD" w:rsidRDefault="00EF754A" w14:paraId="288F2CEF" w14:textId="7C7220B3">
      <w:pPr>
        <w:pStyle w:val="paragraph"/>
        <w:spacing w:before="0" w:beforeAutospacing="off" w:after="0" w:afterAutospacing="off" w:line="276" w:lineRule="auto"/>
        <w:textAlignment w:val="baseline"/>
        <w:rPr>
          <w:rFonts w:ascii="Arial" w:hAnsi="Arial" w:eastAsia="Arial" w:cs="Arial"/>
          <w:b w:val="1"/>
          <w:bCs w:val="1"/>
          <w:color w:val="000000" w:themeColor="text1"/>
        </w:rPr>
      </w:pPr>
    </w:p>
    <w:p w:rsidRPr="00DA3C7E" w:rsidR="00DA3C7E" w:rsidP="611445DD" w:rsidRDefault="00FB387C" w14:paraId="01F0C09B" w14:textId="208ED3AB">
      <w:pPr>
        <w:pStyle w:val="paragraph"/>
        <w:spacing w:before="0" w:beforeAutospacing="off" w:after="0" w:afterAutospacing="off" w:line="276" w:lineRule="auto"/>
        <w:textAlignment w:val="baseline"/>
        <w:rPr>
          <w:rFonts w:ascii="Arial" w:hAnsi="Arial" w:eastAsia="Arial" w:cs="Arial"/>
          <w:b w:val="1"/>
          <w:bCs w:val="1"/>
          <w:color w:val="000000" w:themeColor="text1"/>
        </w:rPr>
      </w:pPr>
      <w:r w:rsidRPr="611445DD" w:rsidR="00FB387C">
        <w:rPr>
          <w:rFonts w:ascii="Arial" w:hAnsi="Arial" w:eastAsia="Arial" w:cs="Arial"/>
          <w:b w:val="1"/>
          <w:bCs w:val="1"/>
          <w:color w:val="000000" w:themeColor="text1" w:themeTint="FF" w:themeShade="FF"/>
        </w:rPr>
        <w:t xml:space="preserve">Error </w:t>
      </w:r>
      <w:r w:rsidRPr="611445DD" w:rsidR="00DA3C7E">
        <w:rPr>
          <w:rFonts w:ascii="Arial" w:hAnsi="Arial" w:eastAsia="Arial" w:cs="Arial"/>
          <w:b w:val="1"/>
          <w:bCs w:val="1"/>
          <w:color w:val="000000" w:themeColor="text1" w:themeTint="FF" w:themeShade="FF"/>
        </w:rPr>
        <w:t>Analysis</w:t>
      </w:r>
    </w:p>
    <w:p w:rsidR="00DA3C7E" w:rsidP="000A08C2" w:rsidRDefault="00DA3C7E" w14:paraId="25ECFEB5" w14:textId="77777777">
      <w:pPr>
        <w:pStyle w:val="paragraph"/>
        <w:spacing w:before="0" w:beforeAutospacing="0" w:after="0" w:afterAutospacing="0" w:line="276" w:lineRule="auto"/>
        <w:textAlignment w:val="baseline"/>
        <w:rPr>
          <w:rFonts w:ascii="Arial" w:hAnsi="Arial" w:eastAsia="Arial" w:cs="Arial"/>
          <w:b/>
          <w:bCs/>
          <w:color w:val="000000" w:themeColor="tex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B387C" w:rsidP="5CD14165" w:rsidRDefault="00FB387C" w14:paraId="2C5AFA59" w14:textId="41368DD6">
      <w:pPr>
        <w:pStyle w:val="paragraph"/>
        <w:spacing w:before="0" w:beforeAutospacing="off" w:after="0" w:afterAutospacing="off" w:line="276" w:lineRule="auto"/>
        <w:jc w:val="both"/>
        <w:textAlignment w:val="baseline"/>
        <w:rPr>
          <w:rFonts w:ascii="Arial" w:hAnsi="Arial" w:eastAsia="Arial" w:cs="Arial"/>
          <w:color w:val="353740"/>
        </w:rPr>
      </w:pPr>
      <w:r w:rsidRPr="5CD14165" w:rsidR="00FB387C">
        <w:rPr>
          <w:rFonts w:ascii="Arial" w:hAnsi="Arial" w:eastAsia="Arial" w:cs="Arial"/>
          <w:color w:val="353740"/>
        </w:rPr>
        <w:t xml:space="preserve">Syntax errors occur when a programmer writes code that does not follow the </w:t>
      </w:r>
      <w:r w:rsidRPr="5CD14165" w:rsidR="00FB387C">
        <w:rPr>
          <w:rFonts w:ascii="Arial" w:hAnsi="Arial" w:eastAsia="Arial" w:cs="Arial"/>
          <w:color w:val="353740"/>
        </w:rPr>
        <w:t xml:space="preserve">programming </w:t>
      </w:r>
      <w:r w:rsidRPr="5CD14165" w:rsidR="00415DF8">
        <w:rPr>
          <w:rFonts w:ascii="Arial" w:hAnsi="Arial" w:eastAsia="Arial" w:cs="Arial"/>
          <w:color w:val="353740"/>
        </w:rPr>
        <w:t>language's rules</w:t>
      </w:r>
      <w:r w:rsidRPr="5CD14165" w:rsidR="00FB387C">
        <w:rPr>
          <w:rFonts w:ascii="Arial" w:hAnsi="Arial" w:eastAsia="Arial" w:cs="Arial"/>
          <w:color w:val="353740"/>
        </w:rPr>
        <w:t xml:space="preserve">. This can be due to a missing semicolon, a misspelled word, or an unmatched brace or parenthesis. Syntax errors can prevent the code from running, and the programmer must go back and fix the errors before the code can be </w:t>
      </w:r>
      <w:r w:rsidRPr="5CD14165" w:rsidR="5F4576C4">
        <w:rPr>
          <w:rFonts w:ascii="Arial" w:hAnsi="Arial" w:eastAsia="Arial" w:cs="Arial"/>
          <w:color w:val="353740"/>
        </w:rPr>
        <w:t>executed.</w:t>
      </w:r>
    </w:p>
    <w:p w:rsidR="00405B24" w:rsidP="7DE804B7" w:rsidRDefault="00405B24" w14:paraId="53EAA788" w14:textId="3D6CC8D5">
      <w:pPr>
        <w:pStyle w:val="paragraph"/>
        <w:spacing w:before="0" w:beforeAutospacing="0" w:after="0" w:afterAutospacing="0" w:line="276" w:lineRule="auto"/>
        <w:textAlignment w:val="baseline"/>
        <w:rPr>
          <w:rFonts w:ascii="Arial" w:hAnsi="Arial" w:eastAsia="Arial" w:cs="Arial"/>
          <w:color w:val="000000"/>
        </w:rPr>
      </w:pPr>
    </w:p>
    <w:p w:rsidRPr="00405B24" w:rsidR="00FB387C" w:rsidP="7DE804B7" w:rsidRDefault="1C3FF655" w14:paraId="5622586C" w14:textId="4EF90424">
      <w:pPr>
        <w:pStyle w:val="paragraph"/>
        <w:spacing w:before="0" w:beforeAutospacing="0" w:after="0" w:afterAutospacing="0" w:line="276" w:lineRule="auto"/>
        <w:textAlignment w:val="baseline"/>
        <w:rPr>
          <w:rFonts w:ascii="Arial" w:hAnsi="Arial" w:eastAsia="Arial" w:cs="Arial"/>
          <w:b/>
          <w:color w:val="000000"/>
        </w:rPr>
      </w:pPr>
      <w:r w:rsidRPr="7DE804B7">
        <w:rPr>
          <w:rFonts w:ascii="Arial" w:hAnsi="Arial" w:eastAsia="Arial" w:cs="Arial"/>
          <w:b/>
          <w:bCs/>
          <w:color w:val="000000" w:themeColor="text1"/>
        </w:rPr>
        <w:t xml:space="preserve">Finding </w:t>
      </w:r>
      <w:r w:rsidRPr="7DE804B7" w:rsidR="7E62D67F">
        <w:rPr>
          <w:rFonts w:ascii="Arial" w:hAnsi="Arial" w:eastAsia="Arial" w:cs="Arial"/>
          <w:b/>
          <w:bCs/>
          <w:color w:val="000000" w:themeColor="text1"/>
        </w:rPr>
        <w:t>errors</w:t>
      </w:r>
    </w:p>
    <w:p w:rsidR="00FB387C" w:rsidP="000A08C2" w:rsidRDefault="00FB387C" w14:paraId="7EA6FA07" w14:textId="77777777">
      <w:pPr>
        <w:pStyle w:val="paragraph"/>
        <w:spacing w:before="0" w:beforeAutospacing="0" w:after="0" w:afterAutospacing="0" w:line="276" w:lineRule="auto"/>
        <w:textAlignment w:val="baseline"/>
        <w:rPr>
          <w:rFonts w:ascii="Arial" w:hAnsi="Arial" w:eastAsia="Arial" w:cs="Arial"/>
          <w:color w:val="000000"/>
        </w:rPr>
      </w:pPr>
    </w:p>
    <w:p w:rsidR="00444786" w:rsidP="7DE804B7" w:rsidRDefault="00343F3A" w14:paraId="7ABE1DC9" w14:textId="74E9B0B8">
      <w:pPr>
        <w:pStyle w:val="paragraph"/>
        <w:spacing w:before="0" w:beforeAutospacing="0" w:after="0" w:afterAutospacing="0" w:line="276" w:lineRule="auto"/>
        <w:textAlignment w:val="baseline"/>
        <w:rPr>
          <w:rFonts w:ascii="Arial" w:hAnsi="Arial" w:eastAsia="Arial" w:cs="Arial"/>
          <w:color w:val="000000"/>
        </w:rPr>
      </w:pPr>
      <w:r w:rsidRPr="7DE804B7">
        <w:rPr>
          <w:rFonts w:ascii="Arial" w:hAnsi="Arial" w:eastAsia="Arial" w:cs="Arial"/>
          <w:color w:val="000000" w:themeColor="text1"/>
        </w:rPr>
        <w:t>Write the following code</w:t>
      </w:r>
    </w:p>
    <w:p w:rsidR="00444786" w:rsidP="000A08C2" w:rsidRDefault="00444786" w14:paraId="1DD18736"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00405B24" w:rsidP="611445DD" w:rsidRDefault="00FB387C" w14:paraId="46DEF825" w14:textId="0A6A2835">
      <w:pPr>
        <w:pStyle w:val="paragraph"/>
        <w:spacing w:before="0" w:beforeAutospacing="off" w:after="0" w:afterAutospacing="off" w:line="276" w:lineRule="auto"/>
        <w:textAlignment w:val="baseline"/>
        <w:rPr>
          <w:rFonts w:ascii="Arial" w:hAnsi="Arial" w:eastAsia="Arial" w:cs="Arial"/>
          <w:color w:val="000000" w:themeColor="text1"/>
        </w:rPr>
      </w:pPr>
      <w:r w:rsidRPr="611445DD" w:rsidR="00FB387C">
        <w:rPr>
          <w:rFonts w:ascii="Arial" w:hAnsi="Arial" w:eastAsia="Arial" w:cs="Arial"/>
          <w:color w:val="000000" w:themeColor="text1" w:themeTint="FF" w:themeShade="FF"/>
        </w:rPr>
        <w:t xml:space="preserve">Click on View </w:t>
      </w:r>
      <w:r w:rsidRPr="611445DD" w:rsidR="00FB387C">
        <w:rPr>
          <w:rFonts w:ascii="Arial" w:hAnsi="Arial" w:eastAsia="Arial" w:cs="Arial"/>
          <w:color w:val="000000" w:themeColor="text1" w:themeTint="FF" w:themeShade="FF"/>
        </w:rPr>
        <w:t>&gt; Problems</w:t>
      </w:r>
    </w:p>
    <w:p w:rsidR="00EF754A" w:rsidP="000A08C2" w:rsidRDefault="00EF754A" w14:paraId="58787B90"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3F9A03EB" w:rsidP="7DE804B7" w:rsidRDefault="3F9A03EB" w14:paraId="7534CDBE" w14:textId="275F32E2">
      <w:pPr>
        <w:pStyle w:val="paragraph"/>
        <w:spacing w:before="0" w:beforeAutospacing="0" w:after="0" w:afterAutospacing="0" w:line="276" w:lineRule="auto"/>
        <w:ind w:left="1440"/>
      </w:pPr>
      <w:r>
        <w:rPr>
          <w:noProof/>
        </w:rPr>
        <w:drawing>
          <wp:inline distT="0" distB="0" distL="0" distR="0" wp14:anchorId="2D48B33F" wp14:editId="378204DF">
            <wp:extent cx="4572000" cy="2305050"/>
            <wp:effectExtent l="0" t="0" r="0" b="0"/>
            <wp:docPr id="62361693" name="Picture 6236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rsidR="00405B24" w:rsidP="000A08C2" w:rsidRDefault="00405B24" w14:paraId="213E8463" w14:textId="77777777">
      <w:pPr>
        <w:pStyle w:val="paragraph"/>
        <w:spacing w:before="0" w:beforeAutospacing="0" w:after="0" w:afterAutospacing="0" w:line="276" w:lineRule="auto"/>
        <w:textAlignment w:val="baseline"/>
        <w:rPr>
          <w:rFonts w:ascii="Arial" w:hAnsi="Arial" w:eastAsia="Arial" w:cs="Arial"/>
          <w:color w:val="000000" w:themeColor="text1"/>
        </w:rPr>
      </w:pPr>
    </w:p>
    <w:p w:rsidR="00FB387C" w:rsidP="611445DD" w:rsidRDefault="00444786" w14:paraId="66D2D3BB" w14:textId="10F5DE7C">
      <w:pPr>
        <w:pStyle w:val="paragraph"/>
        <w:spacing w:before="0" w:beforeAutospacing="off" w:after="0" w:afterAutospacing="off" w:line="276" w:lineRule="auto"/>
        <w:textAlignment w:val="baseline"/>
        <w:rPr>
          <w:rFonts w:ascii="Arial" w:hAnsi="Arial" w:eastAsia="Arial" w:cs="Arial"/>
          <w:color w:val="000000" w:themeColor="text1"/>
        </w:rPr>
      </w:pPr>
      <w:r w:rsidRPr="5CD14165" w:rsidR="00444786">
        <w:rPr>
          <w:rFonts w:ascii="Arial" w:hAnsi="Arial" w:eastAsia="Arial" w:cs="Arial"/>
          <w:color w:val="000000" w:themeColor="text1" w:themeTint="FF" w:themeShade="FF"/>
        </w:rPr>
        <w:t>The following window</w:t>
      </w:r>
      <w:r w:rsidRPr="5CD14165" w:rsidR="00444786">
        <w:rPr>
          <w:rFonts w:ascii="Arial" w:hAnsi="Arial" w:eastAsia="Arial" w:cs="Arial"/>
          <w:color w:val="000000" w:themeColor="text1" w:themeTint="FF" w:themeShade="FF"/>
        </w:rPr>
        <w:t xml:space="preserve"> displaying the errors will display</w:t>
      </w:r>
      <w:r w:rsidRPr="5CD14165" w:rsidR="5E4F67EA">
        <w:rPr>
          <w:rFonts w:ascii="Arial" w:hAnsi="Arial" w:eastAsia="Arial" w:cs="Arial"/>
          <w:color w:val="000000" w:themeColor="text1" w:themeTint="FF" w:themeShade="FF"/>
        </w:rPr>
        <w:t xml:space="preserve">, add the numbers near </w:t>
      </w:r>
      <w:r w:rsidRPr="5CD14165" w:rsidR="00D60436">
        <w:rPr>
          <w:rFonts w:ascii="Arial" w:hAnsi="Arial" w:eastAsia="Arial" w:cs="Arial"/>
          <w:color w:val="000000" w:themeColor="text1" w:themeTint="FF" w:themeShade="FF"/>
        </w:rPr>
        <w:t xml:space="preserve">the </w:t>
      </w:r>
      <w:r w:rsidRPr="5CD14165" w:rsidR="5E4F67EA">
        <w:rPr>
          <w:rFonts w:ascii="Arial" w:hAnsi="Arial" w:eastAsia="Arial" w:cs="Arial"/>
          <w:color w:val="000000" w:themeColor="text1" w:themeTint="FF" w:themeShade="FF"/>
        </w:rPr>
        <w:t>return statement</w:t>
      </w:r>
      <w:r w:rsidRPr="5CD14165" w:rsidR="00D60436">
        <w:rPr>
          <w:rFonts w:ascii="Arial" w:hAnsi="Arial" w:eastAsia="Arial" w:cs="Arial"/>
          <w:color w:val="000000" w:themeColor="text1" w:themeTint="FF" w:themeShade="FF"/>
        </w:rPr>
        <w:t>,</w:t>
      </w:r>
      <w:r w:rsidRPr="5CD14165" w:rsidR="5E4F67EA">
        <w:rPr>
          <w:rFonts w:ascii="Arial" w:hAnsi="Arial" w:eastAsia="Arial" w:cs="Arial"/>
          <w:color w:val="000000" w:themeColor="text1" w:themeTint="FF" w:themeShade="FF"/>
        </w:rPr>
        <w:t xml:space="preserve"> and it will solve the error.</w:t>
      </w:r>
    </w:p>
    <w:p w:rsidR="00405B24" w:rsidP="7DE804B7" w:rsidRDefault="00405B24" w14:paraId="4962113D" w14:textId="77777777">
      <w:pPr>
        <w:pStyle w:val="paragraph"/>
        <w:spacing w:before="0" w:beforeAutospacing="0" w:after="0" w:afterAutospacing="0" w:line="276" w:lineRule="auto"/>
        <w:textAlignment w:val="baseline"/>
        <w:rPr>
          <w:rFonts w:ascii="Arial" w:hAnsi="Arial" w:eastAsia="Arial" w:cs="Arial"/>
          <w:color w:val="000000"/>
        </w:rPr>
      </w:pPr>
    </w:p>
    <w:p w:rsidR="00FB387C" w:rsidP="611445DD" w:rsidRDefault="00FB387C" w14:paraId="41118A12" w14:textId="0E00AF39">
      <w:pPr>
        <w:pStyle w:val="paragraph"/>
        <w:spacing w:before="0" w:beforeAutospacing="off" w:after="0" w:afterAutospacing="off" w:line="276" w:lineRule="auto"/>
        <w:jc w:val="center"/>
        <w:textAlignment w:val="baseline"/>
        <w:rPr>
          <w:rFonts w:ascii="Arial" w:hAnsi="Arial" w:eastAsia="Arial" w:cs="Arial"/>
          <w:color w:val="000000"/>
        </w:rPr>
      </w:pPr>
      <w:r>
        <w:rPr>
          <w:noProof/>
          <w:color w:val="2B579A"/>
          <w:shd w:val="clear" w:color="auto" w:fill="E6E6E6"/>
        </w:rPr>
        <w:drawing>
          <wp:inline distT="0" distB="0" distL="0" distR="0" wp14:anchorId="11D8A6DD" wp14:editId="1438647C">
            <wp:extent cx="4518660" cy="6344764"/>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10;&#10;Description automatically generated"/>
                    <pic:cNvPicPr>
                      <a:picLocks noChangeAspect="1" noChangeArrowheads="1"/>
                    </pic:cNvPicPr>
                  </pic:nvPicPr>
                  <pic:blipFill rotWithShape="1">
                    <a:blip r:embed="rId53">
                      <a:extLst>
                        <a:ext uri="{28A0092B-C50C-407E-A947-70E740481C1C}">
                          <a14:useLocalDpi xmlns:a14="http://schemas.microsoft.com/office/drawing/2010/main" val="0"/>
                        </a:ext>
                      </a:extLst>
                    </a:blip>
                    <a:srcRect r="43201"/>
                    <a:stretch/>
                  </pic:blipFill>
                  <pic:spPr bwMode="auto">
                    <a:xfrm>
                      <a:off x="0" y="0"/>
                      <a:ext cx="4531531" cy="6362836"/>
                    </a:xfrm>
                    <a:prstGeom prst="rect">
                      <a:avLst/>
                    </a:prstGeom>
                    <a:noFill/>
                    <a:ln>
                      <a:noFill/>
                    </a:ln>
                    <a:extLst>
                      <a:ext uri="{53640926-AAD7-44D8-BBD7-CCE9431645EC}">
                        <a14:shadowObscured xmlns:a14="http://schemas.microsoft.com/office/drawing/2010/main"/>
                      </a:ext>
                    </a:extLst>
                  </pic:spPr>
                </pic:pic>
              </a:graphicData>
            </a:graphic>
          </wp:inline>
        </w:drawing>
      </w:r>
    </w:p>
    <w:p w:rsidR="00FB387C" w:rsidP="000A08C2" w:rsidRDefault="00FB387C" w14:paraId="58EAA5E9" w14:textId="77777777">
      <w:pPr>
        <w:pStyle w:val="paragraph"/>
        <w:spacing w:before="0" w:beforeAutospacing="0" w:after="0" w:afterAutospacing="0" w:line="276" w:lineRule="auto"/>
        <w:ind w:left="1440"/>
        <w:rPr>
          <w:rFonts w:ascii="Arial" w:hAnsi="Arial" w:eastAsia="Arial" w:cs="Arial"/>
          <w:color w:val="000000" w:themeColor="text1"/>
        </w:rPr>
      </w:pPr>
    </w:p>
    <w:p w:rsidR="00FB387C" w:rsidP="7DE804B7" w:rsidRDefault="00FB387C" w14:paraId="4BB6A231" w14:textId="7D74D418">
      <w:pPr>
        <w:pStyle w:val="paragraph"/>
        <w:spacing w:before="0" w:beforeAutospacing="0" w:after="0" w:afterAutospacing="0" w:line="276" w:lineRule="auto"/>
        <w:rPr>
          <w:rFonts w:ascii="Arial" w:hAnsi="Arial" w:eastAsia="Arial" w:cs="Arial"/>
          <w:color w:val="000000" w:themeColor="text1"/>
        </w:rPr>
      </w:pPr>
    </w:p>
    <w:p w:rsidR="00343F3A" w:rsidP="7DE804B7" w:rsidRDefault="318C80E4" w14:paraId="476A7C12" w14:textId="3E0D3B57">
      <w:pPr>
        <w:pStyle w:val="paragraph"/>
        <w:spacing w:before="0" w:beforeAutospacing="0" w:after="0" w:afterAutospacing="0" w:line="276" w:lineRule="auto"/>
        <w:textAlignment w:val="baseline"/>
        <w:rPr>
          <w:rFonts w:ascii="Arial" w:hAnsi="Arial" w:eastAsia="Arial" w:cs="Arial"/>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3074">
        <w:rPr>
          <w:rFonts w:ascii="Arial" w:hAnsi="Arial" w:eastAsia="Arial" w:cs="Arial"/>
          <w:b/>
          <w:color w:val="000000" w:themeColor="text1"/>
        </w:rPr>
        <w:t>Linting</w:t>
      </w:r>
    </w:p>
    <w:p w:rsidR="00343F3A" w:rsidP="000A08C2" w:rsidRDefault="00343F3A" w14:paraId="0E3CB9A5" w14:textId="77777777">
      <w:pPr>
        <w:pStyle w:val="paragraph"/>
        <w:spacing w:before="0" w:beforeAutospacing="0" w:after="0" w:afterAutospacing="0" w:line="276" w:lineRule="auto"/>
        <w:rPr>
          <w:rFonts w:ascii="Arial" w:hAnsi="Arial" w:eastAsia="Arial" w:cs="Arial"/>
          <w:b/>
          <w:bCs/>
          <w:color w:val="000000" w:themeColor="tex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63074" w:rsidP="5CD14165" w:rsidRDefault="00FB387C" w14:paraId="11362880" w14:textId="2B5042D0">
      <w:pPr>
        <w:pStyle w:val="paragraph"/>
        <w:spacing w:before="0" w:beforeAutospacing="off" w:after="0" w:afterAutospacing="off" w:line="276" w:lineRule="auto"/>
        <w:jc w:val="both"/>
        <w:rPr>
          <w:rFonts w:ascii="Arial" w:hAnsi="Arial" w:eastAsia="Arial" w:cs="Arial"/>
          <w:color w:val="000000" w:themeColor="text1"/>
        </w:rPr>
      </w:pPr>
      <w:r w:rsidRPr="5CD14165" w:rsidR="00FB387C">
        <w:rPr>
          <w:rFonts w:ascii="Arial" w:hAnsi="Arial" w:eastAsia="Arial" w:cs="Arial"/>
          <w:color w:val="000000" w:themeColor="text1" w:themeTint="FF" w:themeShade="FF"/>
        </w:rPr>
        <w:t xml:space="preserve">Linting highlights syntactical and stylistic problems in your Python source code, which often helps you </w:t>
      </w:r>
      <w:r w:rsidRPr="5CD14165" w:rsidR="00FB387C">
        <w:rPr>
          <w:rFonts w:ascii="Arial" w:hAnsi="Arial" w:eastAsia="Arial" w:cs="Arial"/>
          <w:color w:val="000000" w:themeColor="text1" w:themeTint="FF" w:themeShade="FF"/>
        </w:rPr>
        <w:t>identify</w:t>
      </w:r>
      <w:r w:rsidRPr="5CD14165" w:rsidR="00FB387C">
        <w:rPr>
          <w:rFonts w:ascii="Arial" w:hAnsi="Arial" w:eastAsia="Arial" w:cs="Arial"/>
          <w:color w:val="000000" w:themeColor="text1" w:themeTint="FF" w:themeShade="FF"/>
        </w:rPr>
        <w:t xml:space="preserve"> and correct subtle programming errors or unconventional coding practices that can lead to errors. </w:t>
      </w:r>
    </w:p>
    <w:p w:rsidR="00163074" w:rsidP="000A08C2" w:rsidRDefault="00163074" w14:paraId="690140AD" w14:textId="2F9990BB">
      <w:pPr>
        <w:pStyle w:val="paragraph"/>
        <w:spacing w:before="0" w:beforeAutospacing="0" w:after="0" w:afterAutospacing="0" w:line="276" w:lineRule="auto"/>
        <w:rPr>
          <w:rFonts w:ascii="Arial" w:hAnsi="Arial" w:eastAsia="Arial" w:cs="Arial"/>
          <w:b/>
          <w:color w:val="000000" w:themeColor="text1"/>
        </w:rPr>
      </w:pPr>
    </w:p>
    <w:p w:rsidR="2DDA1DD6" w:rsidP="611445DD" w:rsidRDefault="2DDA1DD6" w14:paraId="289D1BC7" w14:textId="43967410">
      <w:pPr>
        <w:pStyle w:val="paragraph"/>
        <w:spacing w:before="0" w:beforeAutospacing="off" w:after="0" w:afterAutospacing="off" w:line="276" w:lineRule="auto"/>
        <w:rPr>
          <w:rFonts w:ascii="Arial" w:hAnsi="Arial" w:eastAsia="Arial" w:cs="Arial"/>
          <w:color w:val="000000" w:themeColor="text1"/>
        </w:rPr>
      </w:pPr>
      <w:r w:rsidRPr="76C0EDDB" w:rsidR="2DDA1DD6">
        <w:rPr>
          <w:rFonts w:ascii="Arial" w:hAnsi="Arial" w:eastAsia="Arial" w:cs="Arial"/>
          <w:color w:val="000000" w:themeColor="text1" w:themeTint="FF" w:themeShade="FF"/>
        </w:rPr>
        <w:t xml:space="preserve">Open addNumbers.py and add </w:t>
      </w:r>
      <w:r w:rsidRPr="76C0EDDB" w:rsidR="00D60436">
        <w:rPr>
          <w:rFonts w:ascii="Arial" w:hAnsi="Arial" w:eastAsia="Arial" w:cs="Arial"/>
          <w:color w:val="000000" w:themeColor="text1" w:themeTint="FF" w:themeShade="FF"/>
        </w:rPr>
        <w:t xml:space="preserve">the </w:t>
      </w:r>
      <w:r w:rsidRPr="76C0EDDB" w:rsidR="671CAA7D">
        <w:rPr>
          <w:rFonts w:ascii="Arial" w:hAnsi="Arial" w:eastAsia="Arial" w:cs="Arial"/>
          <w:color w:val="000000" w:themeColor="text1" w:themeTint="FF" w:themeShade="FF"/>
        </w:rPr>
        <w:t>code below</w:t>
      </w:r>
      <w:r w:rsidRPr="76C0EDDB" w:rsidR="2DDA1DD6">
        <w:rPr>
          <w:rFonts w:ascii="Arial" w:hAnsi="Arial" w:eastAsia="Arial" w:cs="Arial"/>
          <w:color w:val="000000" w:themeColor="text1" w:themeTint="FF" w:themeShade="FF"/>
        </w:rPr>
        <w:t>.</w:t>
      </w:r>
    </w:p>
    <w:p w:rsidR="7DE804B7" w:rsidP="7DE804B7" w:rsidRDefault="7DE804B7" w14:paraId="6CCE4E97" w14:textId="5639C228">
      <w:pPr>
        <w:pStyle w:val="paragraph"/>
        <w:spacing w:before="0" w:beforeAutospacing="0" w:after="0" w:afterAutospacing="0" w:line="276" w:lineRule="auto"/>
        <w:rPr>
          <w:rFonts w:ascii="Arial" w:hAnsi="Arial" w:eastAsia="Arial" w:cs="Arial"/>
          <w:color w:val="000000" w:themeColor="text1"/>
        </w:rPr>
      </w:pPr>
    </w:p>
    <w:p w:rsidRPr="008A7F6D" w:rsidR="008A7F6D" w:rsidP="00F805B4" w:rsidRDefault="008A7F6D" w14:paraId="4E7AC567" w14:textId="77777777">
      <w:pPr>
        <w:shd w:val="clear" w:color="auto" w:fill="D9D9D9" w:themeFill="background1" w:themeFillShade="D9"/>
        <w:spacing w:after="0" w:line="285" w:lineRule="atLeast"/>
        <w:ind w:left="720"/>
        <w:rPr>
          <w:rFonts w:ascii="Consolas" w:hAnsi="Consolas" w:eastAsia="Times New Roman" w:cs="Times New Roman"/>
          <w:color w:val="000000"/>
          <w:sz w:val="21"/>
          <w:szCs w:val="21"/>
          <w:lang w:eastAsia="ko-KR"/>
        </w:rPr>
      </w:pPr>
      <w:r w:rsidRPr="008A7F6D">
        <w:rPr>
          <w:rFonts w:ascii="Consolas" w:hAnsi="Consolas" w:eastAsia="Times New Roman" w:cs="Times New Roman"/>
          <w:color w:val="0000FF"/>
          <w:sz w:val="21"/>
          <w:szCs w:val="21"/>
          <w:lang w:eastAsia="ko-KR"/>
        </w:rPr>
        <w:t>def</w:t>
      </w:r>
      <w:r w:rsidRPr="008A7F6D">
        <w:rPr>
          <w:rFonts w:ascii="Consolas" w:hAnsi="Consolas" w:eastAsia="Times New Roman" w:cs="Times New Roman"/>
          <w:color w:val="000000" w:themeColor="text1"/>
          <w:sz w:val="21"/>
          <w:szCs w:val="21"/>
          <w:lang w:eastAsia="ko-KR"/>
        </w:rPr>
        <w:t xml:space="preserve"> add_two_numbers(x, y,z):</w:t>
      </w:r>
    </w:p>
    <w:p w:rsidRPr="008A7F6D" w:rsidR="008A7F6D" w:rsidP="00F805B4" w:rsidRDefault="008A7F6D" w14:paraId="56F3D0BD" w14:textId="77777777">
      <w:pPr>
        <w:shd w:val="clear" w:color="auto" w:fill="D9D9D9" w:themeFill="background1" w:themeFillShade="D9"/>
        <w:spacing w:after="0" w:line="285" w:lineRule="atLeast"/>
        <w:ind w:left="720"/>
        <w:rPr>
          <w:rFonts w:ascii="Consolas" w:hAnsi="Consolas" w:eastAsia="Times New Roman" w:cs="Times New Roman"/>
          <w:color w:val="000000"/>
          <w:sz w:val="21"/>
          <w:szCs w:val="21"/>
          <w:lang w:eastAsia="ko-KR"/>
        </w:rPr>
      </w:pPr>
      <w:r w:rsidRPr="008A7F6D">
        <w:rPr>
          <w:rFonts w:ascii="Consolas" w:hAnsi="Consolas" w:eastAsia="Times New Roman" w:cs="Times New Roman"/>
          <w:color w:val="000000" w:themeColor="text1"/>
          <w:sz w:val="21"/>
          <w:szCs w:val="21"/>
          <w:lang w:eastAsia="ko-KR"/>
        </w:rPr>
        <w:t>     arr = [</w:t>
      </w:r>
      <w:r w:rsidRPr="008A7F6D">
        <w:rPr>
          <w:rFonts w:ascii="Consolas" w:hAnsi="Consolas" w:eastAsia="Times New Roman" w:cs="Times New Roman"/>
          <w:color w:val="098658"/>
          <w:sz w:val="21"/>
          <w:szCs w:val="21"/>
          <w:lang w:eastAsia="ko-KR"/>
        </w:rPr>
        <w:t>0</w:t>
      </w:r>
      <w:r w:rsidRPr="008A7F6D">
        <w:rPr>
          <w:rFonts w:ascii="Consolas" w:hAnsi="Consolas" w:eastAsia="Times New Roman" w:cs="Times New Roman"/>
          <w:color w:val="000000" w:themeColor="text1"/>
          <w:sz w:val="21"/>
          <w:szCs w:val="21"/>
          <w:lang w:eastAsia="ko-KR"/>
        </w:rPr>
        <w:t xml:space="preserve"> </w:t>
      </w:r>
      <w:r w:rsidRPr="008A7F6D">
        <w:rPr>
          <w:rFonts w:ascii="Consolas" w:hAnsi="Consolas" w:eastAsia="Times New Roman" w:cs="Times New Roman"/>
          <w:color w:val="0000FF"/>
          <w:sz w:val="21"/>
          <w:szCs w:val="21"/>
          <w:lang w:eastAsia="ko-KR"/>
        </w:rPr>
        <w:t>for</w:t>
      </w:r>
      <w:r w:rsidRPr="008A7F6D">
        <w:rPr>
          <w:rFonts w:ascii="Consolas" w:hAnsi="Consolas" w:eastAsia="Times New Roman" w:cs="Times New Roman"/>
          <w:color w:val="000000" w:themeColor="text1"/>
          <w:sz w:val="21"/>
          <w:szCs w:val="21"/>
          <w:lang w:eastAsia="ko-KR"/>
        </w:rPr>
        <w:t xml:space="preserve"> i </w:t>
      </w:r>
      <w:r w:rsidRPr="008A7F6D">
        <w:rPr>
          <w:rFonts w:ascii="Consolas" w:hAnsi="Consolas" w:eastAsia="Times New Roman" w:cs="Times New Roman"/>
          <w:color w:val="0000FF"/>
          <w:sz w:val="21"/>
          <w:szCs w:val="21"/>
          <w:lang w:eastAsia="ko-KR"/>
        </w:rPr>
        <w:t>in</w:t>
      </w:r>
      <w:r w:rsidRPr="008A7F6D">
        <w:rPr>
          <w:rFonts w:ascii="Consolas" w:hAnsi="Consolas" w:eastAsia="Times New Roman" w:cs="Times New Roman"/>
          <w:color w:val="000000" w:themeColor="text1"/>
          <w:sz w:val="21"/>
          <w:szCs w:val="21"/>
          <w:lang w:eastAsia="ko-KR"/>
        </w:rPr>
        <w:t xml:space="preserve"> range(</w:t>
      </w:r>
      <w:r w:rsidRPr="008A7F6D">
        <w:rPr>
          <w:rFonts w:ascii="Consolas" w:hAnsi="Consolas" w:eastAsia="Times New Roman" w:cs="Times New Roman"/>
          <w:color w:val="098658"/>
          <w:sz w:val="21"/>
          <w:szCs w:val="21"/>
          <w:lang w:eastAsia="ko-KR"/>
        </w:rPr>
        <w:t>11115</w:t>
      </w:r>
      <w:r w:rsidRPr="008A7F6D">
        <w:rPr>
          <w:rFonts w:ascii="Consolas" w:hAnsi="Consolas" w:eastAsia="Times New Roman" w:cs="Times New Roman"/>
          <w:color w:val="000000" w:themeColor="text1"/>
          <w:sz w:val="21"/>
          <w:szCs w:val="21"/>
          <w:lang w:eastAsia="ko-KR"/>
        </w:rPr>
        <w:t>)]  </w:t>
      </w:r>
    </w:p>
    <w:p w:rsidRPr="008A7F6D" w:rsidR="008A7F6D" w:rsidP="00F805B4" w:rsidRDefault="008A7F6D" w14:paraId="629BD812" w14:textId="77777777">
      <w:pPr>
        <w:shd w:val="clear" w:color="auto" w:fill="D9D9D9" w:themeFill="background1" w:themeFillShade="D9"/>
        <w:spacing w:after="0" w:line="285" w:lineRule="atLeast"/>
        <w:ind w:left="720"/>
        <w:rPr>
          <w:rFonts w:ascii="Consolas" w:hAnsi="Consolas" w:eastAsia="Times New Roman" w:cs="Times New Roman"/>
          <w:color w:val="000000"/>
          <w:sz w:val="21"/>
          <w:szCs w:val="21"/>
          <w:lang w:eastAsia="ko-KR"/>
        </w:rPr>
      </w:pPr>
      <w:r w:rsidRPr="008A7F6D">
        <w:rPr>
          <w:rFonts w:ascii="Consolas" w:hAnsi="Consolas" w:eastAsia="Times New Roman" w:cs="Times New Roman"/>
          <w:color w:val="000000" w:themeColor="text1"/>
          <w:sz w:val="21"/>
          <w:szCs w:val="21"/>
          <w:lang w:eastAsia="ko-KR"/>
        </w:rPr>
        <w:t>     </w:t>
      </w:r>
      <w:r w:rsidRPr="008A7F6D">
        <w:rPr>
          <w:rFonts w:ascii="Consolas" w:hAnsi="Consolas" w:eastAsia="Times New Roman" w:cs="Times New Roman"/>
          <w:color w:val="0000FF"/>
          <w:sz w:val="21"/>
          <w:szCs w:val="21"/>
          <w:lang w:eastAsia="ko-KR"/>
        </w:rPr>
        <w:t>return</w:t>
      </w:r>
      <w:r w:rsidRPr="008A7F6D">
        <w:rPr>
          <w:rFonts w:ascii="Consolas" w:hAnsi="Consolas" w:eastAsia="Times New Roman" w:cs="Times New Roman"/>
          <w:color w:val="000000" w:themeColor="text1"/>
          <w:sz w:val="21"/>
          <w:szCs w:val="21"/>
          <w:lang w:eastAsia="ko-KR"/>
        </w:rPr>
        <w:t xml:space="preserve"> x + y + z</w:t>
      </w:r>
    </w:p>
    <w:p w:rsidRPr="008A7F6D" w:rsidR="008A7F6D" w:rsidP="00F805B4" w:rsidRDefault="008A7F6D" w14:paraId="0FBD1C95" w14:textId="77777777">
      <w:pPr>
        <w:shd w:val="clear" w:color="auto" w:fill="D9D9D9" w:themeFill="background1" w:themeFillShade="D9"/>
        <w:spacing w:after="0" w:line="285" w:lineRule="atLeast"/>
        <w:ind w:left="720"/>
        <w:rPr>
          <w:rFonts w:ascii="Consolas" w:hAnsi="Consolas" w:eastAsia="Times New Roman" w:cs="Times New Roman"/>
          <w:color w:val="000000"/>
          <w:sz w:val="21"/>
          <w:szCs w:val="21"/>
          <w:lang w:eastAsia="ko-KR"/>
        </w:rPr>
      </w:pPr>
      <w:r w:rsidRPr="008A7F6D">
        <w:rPr>
          <w:rFonts w:ascii="Consolas" w:hAnsi="Consolas" w:eastAsia="Times New Roman" w:cs="Times New Roman"/>
          <w:color w:val="000000" w:themeColor="text1"/>
          <w:sz w:val="21"/>
          <w:szCs w:val="21"/>
          <w:lang w:eastAsia="ko-KR"/>
        </w:rPr>
        <w:t>print(add_two_numbers(</w:t>
      </w:r>
      <w:r w:rsidRPr="008A7F6D">
        <w:rPr>
          <w:rFonts w:ascii="Consolas" w:hAnsi="Consolas" w:eastAsia="Times New Roman" w:cs="Times New Roman"/>
          <w:color w:val="098658"/>
          <w:sz w:val="21"/>
          <w:szCs w:val="21"/>
          <w:lang w:eastAsia="ko-KR"/>
        </w:rPr>
        <w:t>2</w:t>
      </w:r>
      <w:r w:rsidRPr="008A7F6D">
        <w:rPr>
          <w:rFonts w:ascii="Consolas" w:hAnsi="Consolas" w:eastAsia="Times New Roman" w:cs="Times New Roman"/>
          <w:color w:val="000000" w:themeColor="text1"/>
          <w:sz w:val="21"/>
          <w:szCs w:val="21"/>
          <w:lang w:eastAsia="ko-KR"/>
        </w:rPr>
        <w:t>,</w:t>
      </w:r>
      <w:r w:rsidRPr="008A7F6D">
        <w:rPr>
          <w:rFonts w:ascii="Consolas" w:hAnsi="Consolas" w:eastAsia="Times New Roman" w:cs="Times New Roman"/>
          <w:color w:val="098658"/>
          <w:sz w:val="21"/>
          <w:szCs w:val="21"/>
          <w:lang w:eastAsia="ko-KR"/>
        </w:rPr>
        <w:t>2</w:t>
      </w:r>
      <w:r w:rsidRPr="008A7F6D">
        <w:rPr>
          <w:rFonts w:ascii="Consolas" w:hAnsi="Consolas" w:eastAsia="Times New Roman" w:cs="Times New Roman"/>
          <w:color w:val="000000" w:themeColor="text1"/>
          <w:sz w:val="21"/>
          <w:szCs w:val="21"/>
          <w:lang w:eastAsia="ko-KR"/>
        </w:rPr>
        <w:t>,</w:t>
      </w:r>
      <w:r w:rsidRPr="008A7F6D">
        <w:rPr>
          <w:rFonts w:ascii="Consolas" w:hAnsi="Consolas" w:eastAsia="Times New Roman" w:cs="Times New Roman"/>
          <w:color w:val="098658"/>
          <w:sz w:val="21"/>
          <w:szCs w:val="21"/>
          <w:lang w:eastAsia="ko-KR"/>
        </w:rPr>
        <w:t>2</w:t>
      </w:r>
      <w:r w:rsidRPr="008A7F6D">
        <w:rPr>
          <w:rFonts w:ascii="Consolas" w:hAnsi="Consolas" w:eastAsia="Times New Roman" w:cs="Times New Roman"/>
          <w:color w:val="000000" w:themeColor="text1"/>
          <w:sz w:val="21"/>
          <w:szCs w:val="21"/>
          <w:lang w:eastAsia="ko-KR"/>
        </w:rPr>
        <w:t>))</w:t>
      </w:r>
    </w:p>
    <w:p w:rsidR="008A7F6D" w:rsidP="7DE804B7" w:rsidRDefault="008A7F6D" w14:paraId="6BBECF17" w14:textId="77777777">
      <w:pPr>
        <w:pStyle w:val="paragraph"/>
        <w:spacing w:before="0" w:beforeAutospacing="0" w:after="0" w:afterAutospacing="0" w:line="276" w:lineRule="auto"/>
        <w:rPr>
          <w:rFonts w:ascii="Arial" w:hAnsi="Arial" w:eastAsia="Arial" w:cs="Arial"/>
          <w:color w:val="000000" w:themeColor="text1"/>
        </w:rPr>
      </w:pPr>
    </w:p>
    <w:p w:rsidR="00163074" w:rsidP="5CD14165" w:rsidRDefault="6D8EC52F" w14:paraId="747EF6B3" w14:textId="3C62073F">
      <w:pPr>
        <w:pStyle w:val="paragraph"/>
        <w:spacing w:before="0" w:beforeAutospacing="off" w:after="0" w:afterAutospacing="off" w:line="276" w:lineRule="auto"/>
        <w:ind w:left="720"/>
        <w:rPr>
          <w:rFonts w:ascii="Arial" w:hAnsi="Arial" w:eastAsia="Arial" w:cs="Arial"/>
          <w:color w:val="000000"/>
        </w:rPr>
      </w:pPr>
      <w:r w:rsidRPr="5CD14165" w:rsidR="6D8EC52F">
        <w:rPr>
          <w:rFonts w:ascii="Arial" w:hAnsi="Arial" w:eastAsia="Arial" w:cs="Arial"/>
          <w:b w:val="1"/>
          <w:bCs w:val="1"/>
          <w:color w:val="000000" w:themeColor="text1" w:themeTint="FF" w:themeShade="FF"/>
        </w:rPr>
        <w:t>E</w:t>
      </w:r>
      <w:r w:rsidRPr="5CD14165" w:rsidR="0CC1B03E">
        <w:rPr>
          <w:rFonts w:ascii="Arial" w:hAnsi="Arial" w:eastAsia="Arial" w:cs="Arial"/>
          <w:b w:val="1"/>
          <w:bCs w:val="1"/>
          <w:color w:val="000000" w:themeColor="text1" w:themeTint="FF" w:themeShade="FF"/>
        </w:rPr>
        <w:t>nable Linting</w:t>
      </w:r>
      <w:r w:rsidRPr="5CD14165" w:rsidR="0CC1B03E">
        <w:rPr>
          <w:rFonts w:ascii="Arial" w:hAnsi="Arial" w:eastAsia="Arial" w:cs="Arial"/>
          <w:color w:val="000000" w:themeColor="text1" w:themeTint="FF" w:themeShade="FF"/>
        </w:rPr>
        <w:t xml:space="preserve">: </w:t>
      </w:r>
      <w:r w:rsidRPr="5CD14165" w:rsidR="4CE09CDD">
        <w:rPr>
          <w:rFonts w:ascii="Arial" w:hAnsi="Arial" w:eastAsia="Arial" w:cs="Arial"/>
          <w:color w:val="000000" w:themeColor="text1" w:themeTint="FF" w:themeShade="FF"/>
        </w:rPr>
        <w:t>Keep your</w:t>
      </w:r>
      <w:r w:rsidRPr="5CD14165" w:rsidR="0E87CF8F">
        <w:rPr>
          <w:rFonts w:ascii="Arial" w:hAnsi="Arial" w:eastAsia="Arial" w:cs="Arial"/>
          <w:color w:val="000000" w:themeColor="text1" w:themeTint="FF" w:themeShade="FF"/>
        </w:rPr>
        <w:t xml:space="preserve"> </w:t>
      </w:r>
      <w:r w:rsidRPr="5CD14165" w:rsidR="601EF91E">
        <w:rPr>
          <w:rFonts w:ascii="Arial" w:hAnsi="Arial" w:eastAsia="Arial" w:cs="Arial"/>
          <w:color w:val="000000" w:themeColor="text1" w:themeTint="FF" w:themeShade="FF"/>
        </w:rPr>
        <w:t>addNumbers</w:t>
      </w:r>
      <w:r w:rsidRPr="5CD14165" w:rsidR="0E87CF8F">
        <w:rPr>
          <w:rFonts w:ascii="Arial" w:hAnsi="Arial" w:eastAsia="Arial" w:cs="Arial"/>
          <w:color w:val="000000" w:themeColor="text1" w:themeTint="FF" w:themeShade="FF"/>
        </w:rPr>
        <w:t>.py</w:t>
      </w:r>
      <w:r w:rsidRPr="5CD14165" w:rsidR="4CE09CDD">
        <w:rPr>
          <w:rFonts w:ascii="Arial" w:hAnsi="Arial" w:eastAsia="Arial" w:cs="Arial"/>
          <w:color w:val="000000" w:themeColor="text1" w:themeTint="FF" w:themeShade="FF"/>
        </w:rPr>
        <w:t xml:space="preserve"> python file</w:t>
      </w:r>
      <w:r w:rsidRPr="5CD14165" w:rsidR="46EF709A">
        <w:rPr>
          <w:rFonts w:ascii="Arial" w:hAnsi="Arial" w:eastAsia="Arial" w:cs="Arial"/>
          <w:color w:val="000000" w:themeColor="text1" w:themeTint="FF" w:themeShade="FF"/>
        </w:rPr>
        <w:t xml:space="preserve"> open in VS code</w:t>
      </w:r>
      <w:r w:rsidRPr="5CD14165" w:rsidR="00D60436">
        <w:rPr>
          <w:rFonts w:ascii="Arial" w:hAnsi="Arial" w:eastAsia="Arial" w:cs="Arial"/>
          <w:color w:val="000000" w:themeColor="text1" w:themeTint="FF" w:themeShade="FF"/>
        </w:rPr>
        <w:t>. T</w:t>
      </w:r>
      <w:r w:rsidRPr="5CD14165" w:rsidR="40E91F77">
        <w:rPr>
          <w:rFonts w:ascii="Arial" w:hAnsi="Arial" w:eastAsia="Arial" w:cs="Arial"/>
          <w:color w:val="000000" w:themeColor="text1" w:themeTint="FF" w:themeShade="FF"/>
        </w:rPr>
        <w:t>o</w:t>
      </w:r>
      <w:r w:rsidRPr="5CD14165" w:rsidR="638979C8">
        <w:rPr>
          <w:rFonts w:ascii="Arial" w:hAnsi="Arial" w:eastAsia="Arial" w:cs="Arial"/>
          <w:color w:val="000000" w:themeColor="text1" w:themeTint="FF" w:themeShade="FF"/>
        </w:rPr>
        <w:t xml:space="preserve"> enable linters, open the Command Palette (</w:t>
      </w:r>
      <w:r w:rsidRPr="5CD14165" w:rsidR="638979C8">
        <w:rPr>
          <w:rFonts w:ascii="Arial" w:hAnsi="Arial" w:eastAsia="Arial" w:cs="Arial"/>
          <w:color w:val="000000" w:themeColor="text1" w:themeTint="FF" w:themeShade="FF"/>
        </w:rPr>
        <w:t>Ctrl+Shift+P</w:t>
      </w:r>
      <w:r w:rsidRPr="5CD14165" w:rsidR="638979C8">
        <w:rPr>
          <w:rFonts w:ascii="Arial" w:hAnsi="Arial" w:eastAsia="Arial" w:cs="Arial"/>
          <w:color w:val="000000" w:themeColor="text1" w:themeTint="FF" w:themeShade="FF"/>
        </w:rPr>
        <w:t xml:space="preserve">) and select the Python: Select Linter </w:t>
      </w:r>
      <w:r w:rsidRPr="5CD14165" w:rsidR="2A93D840">
        <w:rPr>
          <w:rFonts w:ascii="Arial" w:hAnsi="Arial" w:eastAsia="Arial" w:cs="Arial"/>
          <w:color w:val="000000" w:themeColor="text1" w:themeTint="FF" w:themeShade="FF"/>
        </w:rPr>
        <w:t>command.</w:t>
      </w:r>
    </w:p>
    <w:p w:rsidR="1C62355D" w:rsidP="5CD14165" w:rsidRDefault="1C62355D" w14:paraId="43CBCC32" w14:textId="137C12B5">
      <w:pPr>
        <w:pStyle w:val="paragraph"/>
        <w:spacing w:before="0" w:beforeAutospacing="off" w:after="0" w:afterAutospacing="off" w:line="276" w:lineRule="auto"/>
        <w:ind w:left="720"/>
        <w:rPr>
          <w:rFonts w:ascii="Arial" w:hAnsi="Arial" w:eastAsia="Arial" w:cs="Arial"/>
          <w:color w:val="000000" w:themeColor="text1" w:themeTint="FF" w:themeShade="FF"/>
        </w:rPr>
      </w:pPr>
      <w:r w:rsidRPr="5CD14165" w:rsidR="1C62355D">
        <w:rPr>
          <w:rFonts w:ascii="Arial" w:hAnsi="Arial" w:eastAsia="Arial" w:cs="Arial"/>
          <w:color w:val="000000" w:themeColor="text1" w:themeTint="FF" w:themeShade="FF"/>
        </w:rPr>
        <w:t xml:space="preserve">[Note: If you cannot find it, you need to install </w:t>
      </w:r>
      <w:r w:rsidRPr="5CD14165" w:rsidR="1C62355D">
        <w:rPr>
          <w:rFonts w:ascii="Arial" w:hAnsi="Arial" w:eastAsia="Arial" w:cs="Arial"/>
          <w:color w:val="000000" w:themeColor="text1" w:themeTint="FF" w:themeShade="FF"/>
        </w:rPr>
        <w:t>pylint</w:t>
      </w:r>
      <w:r w:rsidRPr="5CD14165" w:rsidR="1C62355D">
        <w:rPr>
          <w:rFonts w:ascii="Arial" w:hAnsi="Arial" w:eastAsia="Arial" w:cs="Arial"/>
          <w:color w:val="000000" w:themeColor="text1" w:themeTint="FF" w:themeShade="FF"/>
        </w:rPr>
        <w:t xml:space="preserve"> from extensions menu</w:t>
      </w:r>
      <w:r w:rsidRPr="5CD14165" w:rsidR="7676C6DA">
        <w:rPr>
          <w:rFonts w:ascii="Arial" w:hAnsi="Arial" w:eastAsia="Arial" w:cs="Arial"/>
          <w:color w:val="000000" w:themeColor="text1" w:themeTint="FF" w:themeShade="FF"/>
        </w:rPr>
        <w:t xml:space="preserve"> manually</w:t>
      </w:r>
      <w:r w:rsidRPr="5CD14165" w:rsidR="1C62355D">
        <w:rPr>
          <w:rFonts w:ascii="Arial" w:hAnsi="Arial" w:eastAsia="Arial" w:cs="Arial"/>
          <w:color w:val="000000" w:themeColor="text1" w:themeTint="FF" w:themeShade="FF"/>
        </w:rPr>
        <w:t>]</w:t>
      </w:r>
    </w:p>
    <w:p w:rsidR="3BC639F4" w:rsidP="5CD14165" w:rsidRDefault="3BC639F4" w14:paraId="5BD99423" w14:textId="3E948F78">
      <w:pPr>
        <w:pStyle w:val="paragraph"/>
        <w:spacing w:before="0" w:beforeAutospacing="off" w:after="0" w:afterAutospacing="off" w:line="276" w:lineRule="auto"/>
        <w:ind w:left="720"/>
      </w:pPr>
      <w:r w:rsidR="3BC639F4">
        <w:drawing>
          <wp:inline wp14:editId="1F44985A" wp14:anchorId="014C42B0">
            <wp:extent cx="5943600" cy="1257300"/>
            <wp:effectExtent l="0" t="0" r="0" b="0"/>
            <wp:docPr id="1214257378" name="" title=""/>
            <wp:cNvGraphicFramePr>
              <a:graphicFrameLocks noChangeAspect="1"/>
            </wp:cNvGraphicFramePr>
            <a:graphic>
              <a:graphicData uri="http://schemas.openxmlformats.org/drawingml/2006/picture">
                <pic:pic>
                  <pic:nvPicPr>
                    <pic:cNvPr id="0" name=""/>
                    <pic:cNvPicPr/>
                  </pic:nvPicPr>
                  <pic:blipFill>
                    <a:blip r:embed="Rf92c54c1afdb4f4f">
                      <a:extLst>
                        <a:ext xmlns:a="http://schemas.openxmlformats.org/drawingml/2006/main" uri="{28A0092B-C50C-407E-A947-70E740481C1C}">
                          <a14:useLocalDpi val="0"/>
                        </a:ext>
                      </a:extLst>
                    </a:blip>
                    <a:stretch>
                      <a:fillRect/>
                    </a:stretch>
                  </pic:blipFill>
                  <pic:spPr>
                    <a:xfrm>
                      <a:off x="0" y="0"/>
                      <a:ext cx="5943600" cy="1257300"/>
                    </a:xfrm>
                    <a:prstGeom prst="rect">
                      <a:avLst/>
                    </a:prstGeom>
                  </pic:spPr>
                </pic:pic>
              </a:graphicData>
            </a:graphic>
          </wp:inline>
        </w:drawing>
      </w:r>
    </w:p>
    <w:p w:rsidR="2E0457F6" w:rsidP="611445DD" w:rsidRDefault="2E0457F6" w14:paraId="1665A2EC" w14:textId="358CC875">
      <w:pPr>
        <w:pStyle w:val="paragraph"/>
        <w:spacing w:before="0" w:beforeAutospacing="off" w:after="0" w:afterAutospacing="off" w:line="276" w:lineRule="auto"/>
        <w:jc w:val="center"/>
      </w:pPr>
      <w:r w:rsidR="2E0457F6">
        <w:drawing>
          <wp:inline wp14:editId="1B1BCE44" wp14:anchorId="2A1F7A34">
            <wp:extent cx="4572000" cy="1809750"/>
            <wp:effectExtent l="0" t="0" r="0" b="0"/>
            <wp:docPr id="2078716871" name="Picture 2078716871" title=""/>
            <wp:cNvGraphicFramePr>
              <a:graphicFrameLocks noChangeAspect="1"/>
            </wp:cNvGraphicFramePr>
            <a:graphic>
              <a:graphicData uri="http://schemas.openxmlformats.org/drawingml/2006/picture">
                <pic:pic>
                  <pic:nvPicPr>
                    <pic:cNvPr id="0" name="Picture 2078716871"/>
                    <pic:cNvPicPr/>
                  </pic:nvPicPr>
                  <pic:blipFill>
                    <a:blip r:embed="R6e029ede0ae748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09750"/>
                    </a:xfrm>
                    <a:prstGeom prst="rect">
                      <a:avLst/>
                    </a:prstGeom>
                  </pic:spPr>
                </pic:pic>
              </a:graphicData>
            </a:graphic>
          </wp:inline>
        </w:drawing>
      </w:r>
    </w:p>
    <w:p w:rsidR="00163074" w:rsidP="000A08C2" w:rsidRDefault="00163074" w14:paraId="7F46F827" w14:textId="77777777">
      <w:pPr>
        <w:pStyle w:val="paragraph"/>
        <w:spacing w:before="0" w:beforeAutospacing="0" w:after="0" w:afterAutospacing="0" w:line="276" w:lineRule="auto"/>
        <w:rPr>
          <w:rFonts w:ascii="Arial" w:hAnsi="Arial" w:eastAsia="Arial" w:cs="Arial"/>
          <w:color w:val="000000"/>
        </w:rPr>
      </w:pPr>
    </w:p>
    <w:p w:rsidR="00FB387C" w:rsidP="611445DD" w:rsidRDefault="1CF7C6A8" w14:paraId="2895160E" w14:textId="14EC7DCD">
      <w:pPr>
        <w:pStyle w:val="paragraph"/>
        <w:spacing w:before="0" w:beforeAutospacing="off" w:after="0" w:afterAutospacing="off" w:line="276" w:lineRule="auto"/>
        <w:rPr>
          <w:rFonts w:ascii="Arial" w:hAnsi="Arial" w:eastAsia="Arial" w:cs="Arial"/>
          <w:color w:val="000000" w:themeColor="text1"/>
        </w:rPr>
      </w:pPr>
      <w:r w:rsidRPr="611445DD" w:rsidR="1CF7C6A8">
        <w:rPr>
          <w:rFonts w:ascii="Arial" w:hAnsi="Arial" w:eastAsia="Arial" w:cs="Arial"/>
          <w:color w:val="000000" w:themeColor="text1" w:themeTint="FF" w:themeShade="FF"/>
        </w:rPr>
        <w:t>Enabling a linter prompts you to install the required packages in your selected environment for the chosen linter.</w:t>
      </w:r>
    </w:p>
    <w:p w:rsidR="00EF754A" w:rsidP="000A08C2" w:rsidRDefault="00EF754A" w14:paraId="58EF7CCF" w14:textId="77777777">
      <w:pPr>
        <w:pStyle w:val="paragraph"/>
        <w:spacing w:before="0" w:beforeAutospacing="0" w:after="0" w:afterAutospacing="0" w:line="276" w:lineRule="auto"/>
        <w:rPr>
          <w:rFonts w:ascii="Arial" w:hAnsi="Arial" w:eastAsia="Arial" w:cs="Arial"/>
          <w:color w:val="000000"/>
        </w:rPr>
      </w:pPr>
    </w:p>
    <w:p w:rsidR="1CF7C6A8" w:rsidP="611445DD" w:rsidRDefault="1CF7C6A8" w14:paraId="2D1EAC22" w14:textId="11DFE8F6">
      <w:pPr>
        <w:pStyle w:val="paragraph"/>
        <w:spacing w:before="0" w:beforeAutospacing="off" w:after="0" w:afterAutospacing="off" w:line="276" w:lineRule="auto"/>
        <w:jc w:val="center"/>
      </w:pPr>
      <w:r w:rsidR="1CF7C6A8">
        <w:drawing>
          <wp:inline wp14:editId="24312450" wp14:anchorId="075F866C">
            <wp:extent cx="4295775" cy="819150"/>
            <wp:effectExtent l="0" t="0" r="0" b="0"/>
            <wp:docPr id="1307994972" name="Picture 1307994972" title=""/>
            <wp:cNvGraphicFramePr>
              <a:graphicFrameLocks noChangeAspect="1"/>
            </wp:cNvGraphicFramePr>
            <a:graphic>
              <a:graphicData uri="http://schemas.openxmlformats.org/drawingml/2006/picture">
                <pic:pic>
                  <pic:nvPicPr>
                    <pic:cNvPr id="0" name="Picture 1307994972"/>
                    <pic:cNvPicPr/>
                  </pic:nvPicPr>
                  <pic:blipFill>
                    <a:blip r:embed="R8630c63335664b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95775" cy="819150"/>
                    </a:xfrm>
                    <a:prstGeom prst="rect">
                      <a:avLst/>
                    </a:prstGeom>
                  </pic:spPr>
                </pic:pic>
              </a:graphicData>
            </a:graphic>
          </wp:inline>
        </w:drawing>
      </w:r>
    </w:p>
    <w:p w:rsidR="7DE804B7" w:rsidP="7DE804B7" w:rsidRDefault="7DE804B7" w14:paraId="2205AE0F" w14:textId="03418262">
      <w:pPr>
        <w:pStyle w:val="paragraph"/>
        <w:spacing w:before="0" w:beforeAutospacing="0" w:after="0" w:afterAutospacing="0" w:line="276" w:lineRule="auto"/>
      </w:pPr>
    </w:p>
    <w:p w:rsidR="1CF7C6A8" w:rsidP="611445DD" w:rsidRDefault="1CF7C6A8" w14:paraId="52D0B559" w14:textId="5DB11ABA">
      <w:pPr>
        <w:pStyle w:val="paragraph"/>
        <w:spacing w:before="0" w:beforeAutospacing="off" w:after="0" w:afterAutospacing="off" w:line="276" w:lineRule="auto"/>
        <w:rPr>
          <w:rFonts w:ascii="Arial" w:hAnsi="Arial" w:eastAsia="Arial" w:cs="Arial"/>
        </w:rPr>
      </w:pPr>
      <w:r w:rsidRPr="611445DD" w:rsidR="1CF7C6A8">
        <w:rPr>
          <w:rFonts w:ascii="Arial" w:hAnsi="Arial" w:eastAsia="Arial" w:cs="Arial"/>
          <w:b w:val="1"/>
          <w:bCs w:val="1"/>
          <w:color w:val="000000" w:themeColor="text1" w:themeTint="FF" w:themeShade="FF"/>
        </w:rPr>
        <w:t xml:space="preserve">Enable/Disable Linting: </w:t>
      </w:r>
      <w:r w:rsidRPr="611445DD" w:rsidR="3D288A4E">
        <w:rPr>
          <w:rFonts w:ascii="Arial" w:hAnsi="Arial" w:eastAsia="Arial" w:cs="Arial"/>
          <w:color w:val="000000" w:themeColor="text1" w:themeTint="FF" w:themeShade="FF"/>
        </w:rPr>
        <w:t>L</w:t>
      </w:r>
      <w:r w:rsidRPr="611445DD" w:rsidR="3D288A4E">
        <w:rPr>
          <w:rFonts w:ascii="Arial" w:hAnsi="Arial" w:eastAsia="Arial" w:cs="Arial"/>
        </w:rPr>
        <w:t>inting can easily toggle between enabling and disabling your linter. To switch, open the Command Palette (</w:t>
      </w:r>
      <w:proofErr w:type="spellStart"/>
      <w:r w:rsidRPr="611445DD" w:rsidR="3D288A4E">
        <w:rPr>
          <w:rFonts w:ascii="Arial" w:hAnsi="Arial" w:eastAsia="Arial" w:cs="Arial"/>
        </w:rPr>
        <w:t>Ctrl+Shift+P</w:t>
      </w:r>
      <w:proofErr w:type="spellEnd"/>
      <w:r w:rsidRPr="611445DD" w:rsidR="3D288A4E">
        <w:rPr>
          <w:rFonts w:ascii="Arial" w:hAnsi="Arial" w:eastAsia="Arial" w:cs="Arial"/>
        </w:rPr>
        <w:t>) and select the Python: Enable/Disable Linting command.</w:t>
      </w:r>
    </w:p>
    <w:p w:rsidR="00EF754A" w:rsidP="7DE804B7" w:rsidRDefault="00EF754A" w14:paraId="4B8AC47A" w14:textId="77777777">
      <w:pPr>
        <w:pStyle w:val="paragraph"/>
        <w:spacing w:before="0" w:beforeAutospacing="0" w:after="0" w:afterAutospacing="0" w:line="276" w:lineRule="auto"/>
        <w:rPr>
          <w:rFonts w:ascii="Arial" w:hAnsi="Arial" w:eastAsia="Arial" w:cs="Arial"/>
        </w:rPr>
      </w:pPr>
    </w:p>
    <w:p w:rsidR="5B027E1E" w:rsidP="611445DD" w:rsidRDefault="3D1F9392" w14:paraId="7A761AB3" w14:textId="5F2BABE9">
      <w:pPr>
        <w:pStyle w:val="paragraph"/>
        <w:spacing w:before="0" w:beforeAutospacing="off" w:after="0" w:afterAutospacing="off" w:line="276" w:lineRule="auto"/>
        <w:jc w:val="center"/>
      </w:pPr>
      <w:r w:rsidR="3D1F9392">
        <w:drawing>
          <wp:inline wp14:editId="7227D873" wp14:anchorId="09DED5DC">
            <wp:extent cx="4572000" cy="1733550"/>
            <wp:effectExtent l="0" t="0" r="0" b="0"/>
            <wp:docPr id="1564709445" name="Picture 1564709445" title=""/>
            <wp:cNvGraphicFramePr>
              <a:graphicFrameLocks noChangeAspect="1"/>
            </wp:cNvGraphicFramePr>
            <a:graphic>
              <a:graphicData uri="http://schemas.openxmlformats.org/drawingml/2006/picture">
                <pic:pic>
                  <pic:nvPicPr>
                    <pic:cNvPr id="0" name="Picture 1564709445"/>
                    <pic:cNvPicPr/>
                  </pic:nvPicPr>
                  <pic:blipFill>
                    <a:blip r:embed="R3e0fcc112eb94e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33550"/>
                    </a:xfrm>
                    <a:prstGeom prst="rect">
                      <a:avLst/>
                    </a:prstGeom>
                  </pic:spPr>
                </pic:pic>
              </a:graphicData>
            </a:graphic>
          </wp:inline>
        </w:drawing>
      </w:r>
    </w:p>
    <w:p w:rsidR="00EF754A" w:rsidP="611445DD" w:rsidRDefault="00EF754A" w14:paraId="315842BB" w14:textId="77777777">
      <w:pPr>
        <w:pStyle w:val="paragraph"/>
        <w:spacing w:before="0" w:beforeAutospacing="off" w:after="0" w:afterAutospacing="off" w:line="276" w:lineRule="auto"/>
        <w:jc w:val="center"/>
      </w:pPr>
    </w:p>
    <w:p w:rsidR="5B027E1E" w:rsidP="611445DD" w:rsidRDefault="5B027E1E" w14:paraId="6237086A" w14:textId="24C6D711">
      <w:pPr>
        <w:pStyle w:val="paragraph"/>
        <w:spacing w:before="0" w:beforeAutospacing="off" w:after="0" w:afterAutospacing="off" w:line="276" w:lineRule="auto"/>
        <w:jc w:val="center"/>
      </w:pPr>
      <w:r w:rsidR="5B027E1E">
        <w:drawing>
          <wp:inline wp14:editId="38173E42" wp14:anchorId="3392A2A2">
            <wp:extent cx="4572000" cy="1619250"/>
            <wp:effectExtent l="0" t="0" r="0" b="0"/>
            <wp:docPr id="1400763099" name="Picture 1400763099" title=""/>
            <wp:cNvGraphicFramePr>
              <a:graphicFrameLocks noChangeAspect="1"/>
            </wp:cNvGraphicFramePr>
            <a:graphic>
              <a:graphicData uri="http://schemas.openxmlformats.org/drawingml/2006/picture">
                <pic:pic>
                  <pic:nvPicPr>
                    <pic:cNvPr id="0" name="Picture 1400763099"/>
                    <pic:cNvPicPr/>
                  </pic:nvPicPr>
                  <pic:blipFill>
                    <a:blip r:embed="R74657d68443a4b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19250"/>
                    </a:xfrm>
                    <a:prstGeom prst="rect">
                      <a:avLst/>
                    </a:prstGeom>
                  </pic:spPr>
                </pic:pic>
              </a:graphicData>
            </a:graphic>
          </wp:inline>
        </w:drawing>
      </w:r>
    </w:p>
    <w:p w:rsidR="00163074" w:rsidP="7DE804B7" w:rsidRDefault="00163074" w14:paraId="4E7F6AF0" w14:textId="77777777">
      <w:pPr>
        <w:pStyle w:val="paragraph"/>
        <w:spacing w:before="0" w:beforeAutospacing="0" w:after="0" w:afterAutospacing="0" w:line="276" w:lineRule="auto"/>
        <w:rPr>
          <w:rFonts w:ascii="Arial" w:hAnsi="Arial" w:eastAsia="Arial" w:cs="Arial"/>
          <w:color w:val="000000"/>
        </w:rPr>
      </w:pPr>
    </w:p>
    <w:p w:rsidR="00EF754A" w:rsidP="611445DD" w:rsidRDefault="00FB387C" w14:paraId="1131B677" w14:textId="77777777">
      <w:pPr>
        <w:pStyle w:val="paragraph"/>
        <w:spacing w:before="0" w:beforeAutospacing="off" w:after="0" w:afterAutospacing="off" w:line="276" w:lineRule="auto"/>
        <w:rPr>
          <w:rFonts w:ascii="Arial" w:hAnsi="Arial" w:eastAsia="Arial" w:cs="Arial"/>
          <w:color w:val="000000" w:themeColor="text1"/>
        </w:rPr>
      </w:pPr>
      <w:r w:rsidRPr="611445DD" w:rsidR="00FB387C">
        <w:rPr>
          <w:rFonts w:ascii="Arial" w:hAnsi="Arial" w:eastAsia="Arial" w:cs="Arial"/>
          <w:color w:val="000000" w:themeColor="text1" w:themeTint="FF" w:themeShade="FF"/>
        </w:rPr>
        <w:t>To perform linting, open the Command Palette (</w:t>
      </w:r>
      <w:proofErr w:type="spellStart"/>
      <w:r w:rsidRPr="611445DD" w:rsidR="00FB387C">
        <w:rPr>
          <w:rFonts w:ascii="Arial" w:hAnsi="Arial" w:eastAsia="Arial" w:cs="Arial"/>
          <w:color w:val="000000" w:themeColor="text1" w:themeTint="FF" w:themeShade="FF"/>
        </w:rPr>
        <w:t>Ctrl+Shift+P</w:t>
      </w:r>
      <w:proofErr w:type="spellEnd"/>
      <w:r w:rsidRPr="611445DD" w:rsidR="00FB387C">
        <w:rPr>
          <w:rFonts w:ascii="Arial" w:hAnsi="Arial" w:eastAsia="Arial" w:cs="Arial"/>
          <w:color w:val="000000" w:themeColor="text1" w:themeTint="FF" w:themeShade="FF"/>
        </w:rPr>
        <w:t>), filter on "linting</w:t>
      </w:r>
      <w:r w:rsidRPr="611445DD" w:rsidR="003D5729">
        <w:rPr>
          <w:rFonts w:ascii="Arial" w:hAnsi="Arial" w:eastAsia="Arial" w:cs="Arial"/>
          <w:color w:val="000000" w:themeColor="text1" w:themeTint="FF" w:themeShade="FF"/>
        </w:rPr>
        <w:t xml:space="preserve">," </w:t>
      </w:r>
      <w:r w:rsidRPr="611445DD" w:rsidR="00FB387C">
        <w:rPr>
          <w:rFonts w:ascii="Arial" w:hAnsi="Arial" w:eastAsia="Arial" w:cs="Arial"/>
          <w:color w:val="000000" w:themeColor="text1" w:themeTint="FF" w:themeShade="FF"/>
        </w:rPr>
        <w:t>and select </w:t>
      </w:r>
      <w:r w:rsidRPr="611445DD" w:rsidR="00FB387C">
        <w:rPr>
          <w:rFonts w:ascii="Arial" w:hAnsi="Arial" w:eastAsia="Arial" w:cs="Arial"/>
          <w:b w:val="1"/>
          <w:bCs w:val="1"/>
          <w:color w:val="000000" w:themeColor="text1" w:themeTint="FF" w:themeShade="FF"/>
        </w:rPr>
        <w:t>Python: Run Linting</w:t>
      </w:r>
      <w:r w:rsidRPr="611445DD" w:rsidR="00FB387C">
        <w:rPr>
          <w:rFonts w:ascii="Arial" w:hAnsi="Arial" w:eastAsia="Arial" w:cs="Arial"/>
          <w:color w:val="000000" w:themeColor="text1" w:themeTint="FF" w:themeShade="FF"/>
        </w:rPr>
        <w:t>. Linting will run automatically when you save a file.</w:t>
      </w:r>
    </w:p>
    <w:p w:rsidR="00EF754A" w:rsidP="611445DD" w:rsidRDefault="2B01E9F9" w14:paraId="22CBBDB0" w14:textId="766A699E">
      <w:pPr>
        <w:pStyle w:val="paragraph"/>
        <w:spacing w:before="0" w:beforeAutospacing="off" w:after="0" w:afterAutospacing="off" w:line="276" w:lineRule="auto"/>
        <w:rPr>
          <w:rFonts w:ascii="Arial" w:hAnsi="Arial" w:eastAsia="Arial" w:cs="Arial"/>
          <w:color w:val="000000" w:themeColor="text1"/>
        </w:rPr>
      </w:pPr>
    </w:p>
    <w:p w:rsidR="00FB387C" w:rsidP="611445DD" w:rsidRDefault="2B01E9F9" w14:paraId="7A7BD845" w14:textId="3CA2F87C">
      <w:pPr>
        <w:pStyle w:val="paragraph"/>
        <w:spacing w:before="0" w:beforeAutospacing="off" w:after="0" w:afterAutospacing="off" w:line="276" w:lineRule="auto"/>
        <w:rPr>
          <w:rFonts w:ascii="Arial" w:hAnsi="Arial" w:eastAsia="Arial" w:cs="Arial"/>
          <w:color w:val="000000" w:themeColor="text1"/>
        </w:rPr>
      </w:pPr>
      <w:r w:rsidRPr="611445DD" w:rsidR="2B01E9F9">
        <w:rPr>
          <w:rFonts w:ascii="Arial" w:hAnsi="Arial" w:eastAsia="Arial" w:cs="Arial"/>
          <w:color w:val="000000" w:themeColor="text1" w:themeTint="FF" w:themeShade="FF"/>
        </w:rPr>
        <w:t xml:space="preserve">Click on View </w:t>
      </w:r>
      <w:r w:rsidRPr="611445DD" w:rsidR="2B01E9F9">
        <w:rPr>
          <w:rFonts w:ascii="Arial" w:hAnsi="Arial" w:eastAsia="Arial" w:cs="Arial"/>
          <w:color w:val="000000" w:themeColor="text1" w:themeTint="FF" w:themeShade="FF"/>
        </w:rPr>
        <w:t>&gt;</w:t>
      </w:r>
      <w:r w:rsidRPr="611445DD" w:rsidR="00EF754A">
        <w:rPr>
          <w:rFonts w:ascii="Arial" w:hAnsi="Arial" w:eastAsia="Arial" w:cs="Arial"/>
          <w:color w:val="000000" w:themeColor="text1" w:themeTint="FF" w:themeShade="FF"/>
        </w:rPr>
        <w:t xml:space="preserve"> </w:t>
      </w:r>
      <w:r w:rsidRPr="611445DD" w:rsidR="2B01E9F9">
        <w:rPr>
          <w:rFonts w:ascii="Arial" w:hAnsi="Arial" w:eastAsia="Arial" w:cs="Arial"/>
          <w:color w:val="000000" w:themeColor="text1" w:themeTint="FF" w:themeShade="FF"/>
        </w:rPr>
        <w:t>Problems</w:t>
      </w:r>
    </w:p>
    <w:p w:rsidR="7DE804B7" w:rsidP="7DE804B7" w:rsidRDefault="7DE804B7" w14:paraId="59018433" w14:textId="323A8587">
      <w:pPr>
        <w:pStyle w:val="paragraph"/>
        <w:spacing w:before="0" w:beforeAutospacing="0" w:after="0" w:afterAutospacing="0" w:line="276" w:lineRule="auto"/>
        <w:rPr>
          <w:rFonts w:ascii="Arial" w:hAnsi="Arial" w:eastAsia="Arial" w:cs="Arial"/>
          <w:color w:val="000000" w:themeColor="text1"/>
        </w:rPr>
      </w:pPr>
    </w:p>
    <w:p w:rsidR="14D5D5C9" w:rsidP="611445DD" w:rsidRDefault="14D5D5C9" w14:paraId="4934EBD8" w14:textId="7CC61777">
      <w:pPr>
        <w:pStyle w:val="paragraph"/>
        <w:spacing w:before="0" w:beforeAutospacing="off" w:after="0" w:afterAutospacing="off" w:line="276" w:lineRule="auto"/>
        <w:jc w:val="center"/>
      </w:pPr>
      <w:r w:rsidR="14D5D5C9">
        <w:drawing>
          <wp:inline wp14:editId="7538122D" wp14:anchorId="6DFB2F12">
            <wp:extent cx="5846618" cy="3215640"/>
            <wp:effectExtent l="0" t="0" r="1905" b="3810"/>
            <wp:docPr id="2030093263" name="Picture 2030093263" title=""/>
            <wp:cNvGraphicFramePr>
              <a:graphicFrameLocks noChangeAspect="1"/>
            </wp:cNvGraphicFramePr>
            <a:graphic>
              <a:graphicData uri="http://schemas.openxmlformats.org/drawingml/2006/picture">
                <pic:pic>
                  <pic:nvPicPr>
                    <pic:cNvPr id="0" name="Picture 2030093263"/>
                    <pic:cNvPicPr/>
                  </pic:nvPicPr>
                  <pic:blipFill>
                    <a:blip r:embed="R90025c58e42044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46618" cy="3215640"/>
                    </a:xfrm>
                    <a:prstGeom prst="rect">
                      <a:avLst/>
                    </a:prstGeom>
                  </pic:spPr>
                </pic:pic>
              </a:graphicData>
            </a:graphic>
          </wp:inline>
        </w:drawing>
      </w:r>
    </w:p>
    <w:p w:rsidR="005358BE" w:rsidP="000A08C2" w:rsidRDefault="005358BE" w14:paraId="3C56B248" w14:textId="77777777">
      <w:pPr>
        <w:pStyle w:val="paragraph"/>
        <w:spacing w:before="0" w:beforeAutospacing="0" w:after="0" w:afterAutospacing="0" w:line="276" w:lineRule="auto"/>
        <w:rPr>
          <w:rFonts w:ascii="Arial" w:hAnsi="Arial" w:eastAsia="Arial" w:cs="Arial"/>
          <w:color w:val="000000" w:themeColor="text1"/>
        </w:rPr>
      </w:pPr>
    </w:p>
    <w:p w:rsidR="1C0CA280" w:rsidP="5CD14165" w:rsidRDefault="1C0CA280" w14:paraId="6CAF08B0" w14:textId="3B7BECC6">
      <w:pPr>
        <w:pStyle w:val="paragraph"/>
        <w:spacing w:before="0" w:beforeAutospacing="off" w:after="0" w:afterAutospacing="off" w:line="276" w:lineRule="auto"/>
        <w:jc w:val="both"/>
        <w:rPr>
          <w:rFonts w:ascii="Arial" w:hAnsi="Arial" w:eastAsia="Arial" w:cs="Arial"/>
          <w:color w:val="000000" w:themeColor="text1"/>
        </w:rPr>
      </w:pPr>
      <w:r w:rsidRPr="5CD14165" w:rsidR="1C0CA280">
        <w:rPr>
          <w:rFonts w:ascii="Arial" w:hAnsi="Arial" w:eastAsia="Arial" w:cs="Arial"/>
          <w:color w:val="000000" w:themeColor="text1" w:themeTint="FF" w:themeShade="FF"/>
        </w:rPr>
        <w:t>Linting will give all the suggestions related to naming standards, docstring</w:t>
      </w:r>
      <w:r w:rsidRPr="5CD14165" w:rsidR="7FAFF437">
        <w:rPr>
          <w:rFonts w:ascii="Arial" w:hAnsi="Arial" w:eastAsia="Arial" w:cs="Arial"/>
          <w:color w:val="000000" w:themeColor="text1" w:themeTint="FF" w:themeShade="FF"/>
        </w:rPr>
        <w:t>, potential bugs, memory leaks, and any other check</w:t>
      </w:r>
      <w:r w:rsidRPr="5CD14165" w:rsidR="756B7897">
        <w:rPr>
          <w:rFonts w:ascii="Arial" w:hAnsi="Arial" w:eastAsia="Arial" w:cs="Arial"/>
          <w:color w:val="000000" w:themeColor="text1" w:themeTint="FF" w:themeShade="FF"/>
        </w:rPr>
        <w:t>s</w:t>
      </w:r>
      <w:r w:rsidRPr="5CD14165" w:rsidR="7FAFF437">
        <w:rPr>
          <w:rFonts w:ascii="Arial" w:hAnsi="Arial" w:eastAsia="Arial" w:cs="Arial"/>
          <w:color w:val="000000" w:themeColor="text1" w:themeTint="FF" w:themeShade="FF"/>
        </w:rPr>
        <w:t xml:space="preserve"> that may be </w:t>
      </w:r>
      <w:r w:rsidRPr="5CD14165" w:rsidR="4FDC0948">
        <w:rPr>
          <w:rFonts w:ascii="Arial" w:hAnsi="Arial" w:eastAsia="Arial" w:cs="Arial"/>
          <w:color w:val="000000" w:themeColor="text1" w:themeTint="FF" w:themeShade="FF"/>
        </w:rPr>
        <w:t>useful. In</w:t>
      </w:r>
      <w:r w:rsidRPr="5CD14165" w:rsidR="7FAFF437">
        <w:rPr>
          <w:rFonts w:ascii="Arial" w:hAnsi="Arial" w:eastAsia="Arial" w:cs="Arial"/>
          <w:color w:val="000000" w:themeColor="text1" w:themeTint="FF" w:themeShade="FF"/>
        </w:rPr>
        <w:t xml:space="preserve"> this case</w:t>
      </w:r>
      <w:r w:rsidRPr="5CD14165" w:rsidR="599DF4AE">
        <w:rPr>
          <w:rFonts w:ascii="Arial" w:hAnsi="Arial" w:eastAsia="Arial" w:cs="Arial"/>
          <w:color w:val="000000" w:themeColor="text1" w:themeTint="FF" w:themeShade="FF"/>
        </w:rPr>
        <w:t>,</w:t>
      </w:r>
      <w:r w:rsidRPr="5CD14165" w:rsidR="7FAFF437">
        <w:rPr>
          <w:rFonts w:ascii="Arial" w:hAnsi="Arial" w:eastAsia="Arial" w:cs="Arial"/>
          <w:color w:val="000000" w:themeColor="text1" w:themeTint="FF" w:themeShade="FF"/>
        </w:rPr>
        <w:t xml:space="preserve"> we have initialize</w:t>
      </w:r>
      <w:r w:rsidRPr="5CD14165" w:rsidR="43425A86">
        <w:rPr>
          <w:rFonts w:ascii="Arial" w:hAnsi="Arial" w:eastAsia="Arial" w:cs="Arial"/>
          <w:color w:val="000000" w:themeColor="text1" w:themeTint="FF" w:themeShade="FF"/>
        </w:rPr>
        <w:t>d</w:t>
      </w:r>
      <w:r w:rsidRPr="5CD14165" w:rsidR="7FAFF437">
        <w:rPr>
          <w:rFonts w:ascii="Arial" w:hAnsi="Arial" w:eastAsia="Arial" w:cs="Arial"/>
          <w:color w:val="000000" w:themeColor="text1" w:themeTint="FF" w:themeShade="FF"/>
        </w:rPr>
        <w:t xml:space="preserve"> an</w:t>
      </w:r>
      <w:r w:rsidRPr="5CD14165" w:rsidR="20BBCA06">
        <w:rPr>
          <w:rFonts w:ascii="Arial" w:hAnsi="Arial" w:eastAsia="Arial" w:cs="Arial"/>
          <w:color w:val="000000" w:themeColor="text1" w:themeTint="FF" w:themeShade="FF"/>
        </w:rPr>
        <w:t xml:space="preserve"> array and not used</w:t>
      </w:r>
      <w:r w:rsidRPr="5CD14165" w:rsidR="003316E3">
        <w:rPr>
          <w:rFonts w:ascii="Arial" w:hAnsi="Arial" w:eastAsia="Arial" w:cs="Arial"/>
          <w:color w:val="000000" w:themeColor="text1" w:themeTint="FF" w:themeShade="FF"/>
        </w:rPr>
        <w:t xml:space="preserve"> </w:t>
      </w:r>
      <w:r w:rsidRPr="5CD14165" w:rsidR="392997DB">
        <w:rPr>
          <w:rFonts w:ascii="Arial" w:hAnsi="Arial" w:eastAsia="Arial" w:cs="Arial"/>
          <w:color w:val="000000" w:themeColor="text1" w:themeTint="FF" w:themeShade="FF"/>
        </w:rPr>
        <w:t>it</w:t>
      </w:r>
      <w:r w:rsidRPr="5CD14165" w:rsidR="7FAFF437">
        <w:rPr>
          <w:rFonts w:ascii="Arial" w:hAnsi="Arial" w:eastAsia="Arial" w:cs="Arial"/>
          <w:color w:val="000000" w:themeColor="text1" w:themeTint="FF" w:themeShade="FF"/>
        </w:rPr>
        <w:t xml:space="preserve">, it is </w:t>
      </w:r>
      <w:r w:rsidRPr="5CD14165" w:rsidR="782A10CD">
        <w:rPr>
          <w:rFonts w:ascii="Arial" w:hAnsi="Arial" w:eastAsia="Arial" w:cs="Arial"/>
          <w:color w:val="000000" w:themeColor="text1" w:themeTint="FF" w:themeShade="FF"/>
        </w:rPr>
        <w:t>an</w:t>
      </w:r>
      <w:r w:rsidRPr="5CD14165" w:rsidR="7FAFF437">
        <w:rPr>
          <w:rFonts w:ascii="Arial" w:hAnsi="Arial" w:eastAsia="Arial" w:cs="Arial"/>
          <w:color w:val="000000" w:themeColor="text1" w:themeTint="FF" w:themeShade="FF"/>
        </w:rPr>
        <w:t xml:space="preserve"> example of </w:t>
      </w:r>
      <w:r w:rsidRPr="5CD14165" w:rsidR="536F32A8">
        <w:rPr>
          <w:rFonts w:ascii="Arial" w:hAnsi="Arial" w:eastAsia="Arial" w:cs="Arial"/>
          <w:color w:val="000000" w:themeColor="text1" w:themeTint="FF" w:themeShade="FF"/>
        </w:rPr>
        <w:t>unused variables</w:t>
      </w:r>
      <w:r w:rsidRPr="5CD14165" w:rsidR="003316E3">
        <w:rPr>
          <w:rFonts w:ascii="Arial" w:hAnsi="Arial" w:eastAsia="Arial" w:cs="Arial"/>
          <w:color w:val="000000" w:themeColor="text1" w:themeTint="FF" w:themeShade="FF"/>
        </w:rPr>
        <w:t>,</w:t>
      </w:r>
      <w:r w:rsidRPr="5CD14165" w:rsidR="536F32A8">
        <w:rPr>
          <w:rFonts w:ascii="Arial" w:hAnsi="Arial" w:eastAsia="Arial" w:cs="Arial"/>
          <w:color w:val="000000" w:themeColor="text1" w:themeTint="FF" w:themeShade="FF"/>
        </w:rPr>
        <w:t xml:space="preserve"> and we are wasting memory.</w:t>
      </w:r>
    </w:p>
    <w:p w:rsidR="00FD398E" w:rsidP="7DE804B7" w:rsidRDefault="00FD398E" w14:paraId="0A600680" w14:textId="080346C8">
      <w:pPr>
        <w:pStyle w:val="paragraph"/>
        <w:spacing w:before="0" w:beforeAutospacing="0" w:after="0" w:afterAutospacing="0" w:line="276" w:lineRule="auto"/>
        <w:rPr>
          <w:rFonts w:ascii="Arial" w:hAnsi="Arial" w:eastAsia="Arial" w:cs="Arial"/>
          <w:color w:val="000000"/>
        </w:rPr>
      </w:pPr>
    </w:p>
    <w:p w:rsidRPr="00A12B21" w:rsidR="0047150C" w:rsidP="7DE804B7" w:rsidRDefault="62A8F985" w14:paraId="22EADC18" w14:textId="1CEB07FB">
      <w:pPr>
        <w:pStyle w:val="paragraph"/>
        <w:spacing w:before="0" w:beforeAutospacing="0" w:after="0" w:afterAutospacing="0" w:line="276" w:lineRule="auto"/>
        <w:rPr>
          <w:rFonts w:ascii="Arial" w:hAnsi="Arial" w:eastAsia="Arial" w:cs="Arial"/>
          <w:b/>
          <w:bCs/>
          <w:color w:val="000000"/>
        </w:rPr>
      </w:pPr>
      <w:r w:rsidRPr="7DE804B7">
        <w:rPr>
          <w:rFonts w:ascii="Arial" w:hAnsi="Arial" w:eastAsia="Arial" w:cs="Arial"/>
          <w:b/>
          <w:color w:val="000000" w:themeColor="text1"/>
        </w:rPr>
        <w:t>Push your work to GitHub</w:t>
      </w:r>
    </w:p>
    <w:p w:rsidRPr="007F4BB2" w:rsidR="0047150C" w:rsidP="000A08C2" w:rsidRDefault="0047150C" w14:paraId="270A3C18" w14:textId="77777777">
      <w:pPr>
        <w:spacing w:after="0" w:line="276" w:lineRule="auto"/>
        <w:jc w:val="both"/>
        <w:textAlignment w:val="baseline"/>
        <w:rPr>
          <w:rFonts w:ascii="Arial" w:hAnsi="Arial" w:eastAsia="Arial" w:cs="Arial"/>
          <w:sz w:val="24"/>
          <w:szCs w:val="24"/>
        </w:rPr>
      </w:pPr>
    </w:p>
    <w:p w:rsidRPr="007F4BB2" w:rsidR="0047150C" w:rsidP="000A08C2" w:rsidRDefault="62A8F985" w14:paraId="4EB0211C" w14:textId="70D55DA4">
      <w:pPr>
        <w:spacing w:after="0" w:line="276" w:lineRule="auto"/>
        <w:jc w:val="both"/>
        <w:textAlignment w:val="baseline"/>
        <w:rPr>
          <w:rFonts w:ascii="Arial" w:hAnsi="Arial" w:eastAsia="Arial" w:cs="Arial"/>
          <w:sz w:val="24"/>
          <w:szCs w:val="24"/>
        </w:rPr>
      </w:pPr>
      <w:r w:rsidRPr="71D49327">
        <w:rPr>
          <w:rFonts w:ascii="Arial" w:hAnsi="Arial" w:eastAsia="Arial" w:cs="Arial"/>
          <w:sz w:val="24"/>
          <w:szCs w:val="24"/>
        </w:rPr>
        <w:t>Open the terminal from the VS</w:t>
      </w:r>
      <w:r w:rsidRPr="71D49327" w:rsidR="5757EBBB">
        <w:rPr>
          <w:rFonts w:ascii="Arial" w:hAnsi="Arial" w:eastAsia="Arial" w:cs="Arial"/>
          <w:sz w:val="24"/>
          <w:szCs w:val="24"/>
        </w:rPr>
        <w:t xml:space="preserve"> </w:t>
      </w:r>
      <w:r w:rsidRPr="71D49327">
        <w:rPr>
          <w:rFonts w:ascii="Arial" w:hAnsi="Arial" w:eastAsia="Arial" w:cs="Arial"/>
          <w:sz w:val="24"/>
          <w:szCs w:val="24"/>
        </w:rPr>
        <w:t>Code by hit</w:t>
      </w:r>
      <w:r w:rsidR="003D5729">
        <w:rPr>
          <w:rFonts w:ascii="Arial" w:hAnsi="Arial" w:eastAsia="Arial" w:cs="Arial"/>
          <w:sz w:val="24"/>
          <w:szCs w:val="24"/>
        </w:rPr>
        <w:t>ting</w:t>
      </w:r>
      <w:r w:rsidRPr="71D49327">
        <w:rPr>
          <w:rFonts w:ascii="Arial" w:hAnsi="Arial" w:eastAsia="Arial" w:cs="Arial"/>
          <w:sz w:val="24"/>
          <w:szCs w:val="24"/>
        </w:rPr>
        <w:t xml:space="preserve"> the control + ~ key and </w:t>
      </w:r>
      <w:r w:rsidRPr="71D49327" w:rsidR="003D5729">
        <w:rPr>
          <w:rFonts w:ascii="Arial" w:hAnsi="Arial" w:eastAsia="Arial" w:cs="Arial"/>
          <w:sz w:val="24"/>
          <w:szCs w:val="24"/>
        </w:rPr>
        <w:t>typ</w:t>
      </w:r>
      <w:r w:rsidR="003D5729">
        <w:rPr>
          <w:rFonts w:ascii="Arial" w:hAnsi="Arial" w:eastAsia="Arial" w:cs="Arial"/>
          <w:sz w:val="24"/>
          <w:szCs w:val="24"/>
        </w:rPr>
        <w:t>ing</w:t>
      </w:r>
      <w:r w:rsidRPr="71D49327" w:rsidR="003D5729">
        <w:rPr>
          <w:rFonts w:ascii="Arial" w:hAnsi="Arial" w:eastAsia="Arial" w:cs="Arial"/>
          <w:sz w:val="24"/>
          <w:szCs w:val="24"/>
        </w:rPr>
        <w:t xml:space="preserve"> </w:t>
      </w:r>
      <w:r w:rsidRPr="71D49327">
        <w:rPr>
          <w:rFonts w:ascii="Arial" w:hAnsi="Arial" w:eastAsia="Arial" w:cs="Arial"/>
          <w:sz w:val="24"/>
          <w:szCs w:val="24"/>
        </w:rPr>
        <w:t xml:space="preserve">the following command:  </w:t>
      </w:r>
    </w:p>
    <w:p w:rsidRPr="007F4BB2" w:rsidR="0047150C" w:rsidP="000A08C2" w:rsidRDefault="0047150C" w14:paraId="55F31872" w14:textId="77777777">
      <w:pPr>
        <w:spacing w:after="0" w:line="276" w:lineRule="auto"/>
        <w:jc w:val="both"/>
        <w:textAlignment w:val="baseline"/>
        <w:rPr>
          <w:rFonts w:ascii="Arial" w:hAnsi="Arial" w:eastAsia="Arial" w:cs="Arial"/>
          <w:sz w:val="24"/>
          <w:szCs w:val="24"/>
        </w:rPr>
      </w:pPr>
    </w:p>
    <w:p w:rsidRPr="007F4BB2" w:rsidR="0047150C" w:rsidP="000A08C2" w:rsidRDefault="62A8F985" w14:paraId="69FDAF1E" w14:textId="77777777">
      <w:pPr>
        <w:spacing w:after="0" w:line="276" w:lineRule="auto"/>
        <w:jc w:val="both"/>
        <w:textAlignment w:val="baseline"/>
        <w:rPr>
          <w:rFonts w:ascii="Arial" w:hAnsi="Arial" w:eastAsia="Arial" w:cs="Arial"/>
          <w:sz w:val="24"/>
          <w:szCs w:val="24"/>
        </w:rPr>
      </w:pPr>
      <w:r w:rsidRPr="55A9775B">
        <w:rPr>
          <w:rFonts w:ascii="Arial" w:hAnsi="Arial" w:eastAsia="Arial" w:cs="Arial"/>
          <w:sz w:val="24"/>
          <w:szCs w:val="24"/>
        </w:rPr>
        <w:t xml:space="preserve">Run the following commands to push your work to the GitHub repository:  </w:t>
      </w:r>
    </w:p>
    <w:p w:rsidRPr="007F4BB2" w:rsidR="0047150C" w:rsidP="000A08C2" w:rsidRDefault="0047150C" w14:paraId="44340CB5" w14:textId="77777777">
      <w:pPr>
        <w:spacing w:after="0" w:line="276" w:lineRule="auto"/>
        <w:jc w:val="both"/>
        <w:textAlignment w:val="baseline"/>
        <w:rPr>
          <w:rFonts w:ascii="Arial" w:hAnsi="Arial" w:eastAsia="Arial" w:cs="Arial"/>
          <w:sz w:val="24"/>
          <w:szCs w:val="24"/>
        </w:rPr>
      </w:pPr>
    </w:p>
    <w:p w:rsidRPr="000A08C2" w:rsidR="0047150C" w:rsidP="000A08C2" w:rsidRDefault="2A597AEA" w14:paraId="1BD84A6E" w14:textId="00D5E094">
      <w:pPr>
        <w:spacing w:after="0" w:line="276" w:lineRule="auto"/>
        <w:jc w:val="both"/>
        <w:textAlignment w:val="baseline"/>
        <w:rPr>
          <w:rFonts w:ascii="Consolas" w:hAnsi="Consolas" w:eastAsia="Times New Roman" w:cs="Times New Roman"/>
          <w:color w:val="000000"/>
          <w:sz w:val="21"/>
          <w:szCs w:val="21"/>
          <w:lang w:eastAsia="ko-KR"/>
        </w:rPr>
      </w:pPr>
      <w:r w:rsidRPr="7DE804B7">
        <w:rPr>
          <w:rFonts w:ascii="Consolas" w:hAnsi="Consolas" w:eastAsia="Times New Roman" w:cs="Times New Roman"/>
          <w:color w:val="000000" w:themeColor="text1"/>
          <w:sz w:val="21"/>
          <w:szCs w:val="21"/>
          <w:lang w:eastAsia="ko-KR"/>
        </w:rPr>
        <w:t>g</w:t>
      </w:r>
      <w:r w:rsidRPr="7DE804B7" w:rsidR="62A8F985">
        <w:rPr>
          <w:rFonts w:ascii="Consolas" w:hAnsi="Consolas" w:eastAsia="Times New Roman" w:cs="Times New Roman"/>
          <w:color w:val="000000" w:themeColor="text1"/>
          <w:sz w:val="21"/>
          <w:szCs w:val="21"/>
          <w:lang w:eastAsia="ko-KR"/>
        </w:rPr>
        <w:t>it </w:t>
      </w:r>
      <w:bookmarkStart w:name="_Int_8Gzlfza7" w:id="65"/>
      <w:r w:rsidRPr="7DE804B7" w:rsidR="62A8F985">
        <w:rPr>
          <w:rFonts w:ascii="Consolas" w:hAnsi="Consolas" w:eastAsia="Times New Roman" w:cs="Times New Roman"/>
          <w:color w:val="000000" w:themeColor="text1"/>
          <w:sz w:val="21"/>
          <w:szCs w:val="21"/>
          <w:lang w:eastAsia="ko-KR"/>
        </w:rPr>
        <w:t>add</w:t>
      </w:r>
      <w:bookmarkEnd w:id="65"/>
      <w:r w:rsidRPr="7DE804B7" w:rsidR="7FE5E69D">
        <w:rPr>
          <w:rFonts w:ascii="Consolas" w:hAnsi="Consolas" w:eastAsia="Times New Roman" w:cs="Times New Roman"/>
          <w:color w:val="000000" w:themeColor="text1"/>
          <w:sz w:val="21"/>
          <w:szCs w:val="21"/>
          <w:lang w:eastAsia="ko-KR"/>
        </w:rPr>
        <w:t xml:space="preserve"> </w:t>
      </w:r>
      <w:r w:rsidRPr="7DE804B7" w:rsidR="62A8F985">
        <w:rPr>
          <w:rFonts w:ascii="Consolas" w:hAnsi="Consolas" w:eastAsia="Times New Roman" w:cs="Times New Roman"/>
          <w:color w:val="000000" w:themeColor="text1"/>
          <w:sz w:val="21"/>
          <w:szCs w:val="21"/>
          <w:lang w:eastAsia="ko-KR"/>
        </w:rPr>
        <w:t xml:space="preserve"> </w:t>
      </w:r>
    </w:p>
    <w:p w:rsidRPr="000A08C2" w:rsidR="0047150C" w:rsidP="000A08C2" w:rsidRDefault="62A8F985" w14:paraId="53AC2D29" w14:textId="233EBF59">
      <w:pPr>
        <w:spacing w:after="0" w:line="276" w:lineRule="auto"/>
        <w:jc w:val="both"/>
        <w:textAlignment w:val="baseline"/>
        <w:rPr>
          <w:rFonts w:ascii="Consolas" w:hAnsi="Consolas" w:eastAsia="Times New Roman" w:cs="Times New Roman"/>
          <w:color w:val="000000"/>
          <w:sz w:val="21"/>
          <w:szCs w:val="21"/>
          <w:lang w:eastAsia="ko-KR"/>
        </w:rPr>
      </w:pPr>
      <w:r w:rsidRPr="7DE804B7">
        <w:rPr>
          <w:rFonts w:ascii="Consolas" w:hAnsi="Consolas" w:eastAsia="Times New Roman" w:cs="Times New Roman"/>
          <w:color w:val="000000" w:themeColor="text1"/>
          <w:sz w:val="21"/>
          <w:szCs w:val="21"/>
          <w:lang w:eastAsia="ko-KR"/>
        </w:rPr>
        <w:t xml:space="preserve">git commit -m </w:t>
      </w:r>
      <w:r w:rsidRPr="7DE804B7" w:rsidR="71C3A925">
        <w:rPr>
          <w:rFonts w:ascii="Consolas" w:hAnsi="Consolas" w:eastAsia="Times New Roman" w:cs="Times New Roman"/>
          <w:color w:val="000000" w:themeColor="text1"/>
          <w:sz w:val="21"/>
          <w:szCs w:val="21"/>
          <w:lang w:eastAsia="ko-KR"/>
        </w:rPr>
        <w:t>"</w:t>
      </w:r>
      <w:r w:rsidRPr="7DE804B7">
        <w:rPr>
          <w:rFonts w:ascii="Consolas" w:hAnsi="Consolas" w:eastAsia="Times New Roman" w:cs="Times New Roman"/>
          <w:color w:val="000000" w:themeColor="text1"/>
          <w:sz w:val="21"/>
          <w:szCs w:val="21"/>
          <w:lang w:eastAsia="ko-KR"/>
        </w:rPr>
        <w:t>Submission for Module </w:t>
      </w:r>
      <w:r w:rsidRPr="7DE804B7" w:rsidR="00616EF8">
        <w:rPr>
          <w:rFonts w:ascii="Consolas" w:hAnsi="Consolas" w:eastAsia="Times New Roman" w:cs="Times New Roman"/>
          <w:color w:val="000000" w:themeColor="text1"/>
          <w:sz w:val="21"/>
          <w:szCs w:val="21"/>
          <w:lang w:eastAsia="ko-KR"/>
        </w:rPr>
        <w:t>2</w:t>
      </w:r>
      <w:r w:rsidRPr="7DE804B7" w:rsidR="009B3B52">
        <w:rPr>
          <w:rFonts w:ascii="Consolas" w:hAnsi="Consolas" w:eastAsia="Times New Roman" w:cs="Times New Roman"/>
          <w:color w:val="000000" w:themeColor="text1"/>
          <w:sz w:val="21"/>
          <w:szCs w:val="21"/>
          <w:lang w:eastAsia="ko-KR"/>
        </w:rPr>
        <w:t xml:space="preserve">"  </w:t>
      </w:r>
    </w:p>
    <w:p w:rsidRPr="007F4BB2" w:rsidR="0047150C" w:rsidP="76C0EDDB" w:rsidRDefault="0047150C" w14:paraId="2522F95C" w14:textId="4A66AC58">
      <w:pPr>
        <w:spacing w:after="0" w:line="276" w:lineRule="auto"/>
        <w:jc w:val="both"/>
        <w:textAlignment w:val="baseline"/>
        <w:rPr>
          <w:rFonts w:ascii="Consolas" w:hAnsi="Consolas" w:eastAsia="Times New Roman" w:cs="Times New Roman"/>
          <w:color w:val="000000" w:themeColor="text1" w:themeTint="FF" w:themeShade="FF"/>
          <w:sz w:val="21"/>
          <w:szCs w:val="21"/>
          <w:lang w:eastAsia="ko-KR"/>
        </w:rPr>
      </w:pPr>
      <w:r w:rsidRPr="76C0EDDB" w:rsidR="62A8F985">
        <w:rPr>
          <w:rFonts w:ascii="Consolas" w:hAnsi="Consolas" w:eastAsia="Times New Roman" w:cs="Times New Roman"/>
          <w:color w:val="000000" w:themeColor="text1" w:themeTint="FF" w:themeShade="FF"/>
          <w:sz w:val="21"/>
          <w:szCs w:val="21"/>
          <w:lang w:eastAsia="ko-KR"/>
        </w:rPr>
        <w:t>git push</w:t>
      </w:r>
    </w:p>
    <w:p w:rsidRPr="007F4BB2" w:rsidR="0047150C" w:rsidP="000A08C2" w:rsidRDefault="62A8F985" w14:paraId="49C4FDD0" w14:textId="67DD610B">
      <w:pPr>
        <w:spacing w:after="0" w:line="276" w:lineRule="auto"/>
        <w:jc w:val="both"/>
        <w:textAlignment w:val="baseline"/>
        <w:rPr>
          <w:rFonts w:ascii="Arial" w:hAnsi="Arial" w:eastAsia="Arial" w:cs="Arial"/>
          <w:sz w:val="24"/>
          <w:szCs w:val="24"/>
        </w:rPr>
      </w:pPr>
      <w:r w:rsidRPr="55A9775B">
        <w:rPr>
          <w:rFonts w:ascii="Arial" w:hAnsi="Arial" w:eastAsia="Arial" w:cs="Arial"/>
          <w:sz w:val="24"/>
          <w:szCs w:val="24"/>
        </w:rPr>
        <w:t xml:space="preserve">If you cannot remember, run the command </w:t>
      </w:r>
      <w:r w:rsidRPr="7DE804B7" w:rsidR="71C3A925">
        <w:rPr>
          <w:rFonts w:ascii="Arial" w:hAnsi="Arial" w:eastAsia="Arial" w:cs="Arial"/>
          <w:sz w:val="24"/>
          <w:szCs w:val="24"/>
        </w:rPr>
        <w:t>"</w:t>
      </w:r>
      <w:r w:rsidRPr="55A9775B">
        <w:rPr>
          <w:rFonts w:ascii="Arial" w:hAnsi="Arial" w:eastAsia="Arial" w:cs="Arial"/>
          <w:sz w:val="24"/>
          <w:szCs w:val="24"/>
        </w:rPr>
        <w:t>git status</w:t>
      </w:r>
      <w:r w:rsidR="009B3B52">
        <w:rPr>
          <w:rFonts w:ascii="Arial" w:hAnsi="Arial" w:eastAsia="Arial" w:cs="Arial"/>
          <w:sz w:val="24"/>
          <w:szCs w:val="24"/>
        </w:rPr>
        <w:t>"</w:t>
      </w:r>
      <w:r w:rsidRPr="55A9775B" w:rsidR="009B3B52">
        <w:rPr>
          <w:rFonts w:ascii="Arial" w:hAnsi="Arial" w:eastAsia="Arial" w:cs="Arial"/>
          <w:sz w:val="24"/>
          <w:szCs w:val="24"/>
        </w:rPr>
        <w:t xml:space="preserve"> </w:t>
      </w:r>
      <w:r w:rsidRPr="55A9775B">
        <w:rPr>
          <w:rFonts w:ascii="Arial" w:hAnsi="Arial" w:eastAsia="Arial" w:cs="Arial"/>
          <w:sz w:val="24"/>
          <w:szCs w:val="24"/>
        </w:rPr>
        <w:t>to check</w:t>
      </w:r>
    </w:p>
    <w:p w:rsidRPr="000446E1" w:rsidR="00C25F3F" w:rsidP="7DE804B7" w:rsidRDefault="00C25F3F" w14:paraId="4143CE36" w14:textId="37696320">
      <w:pPr>
        <w:pStyle w:val="paragraph"/>
        <w:spacing w:before="0" w:beforeAutospacing="0" w:after="0" w:afterAutospacing="0" w:line="276" w:lineRule="auto"/>
        <w:jc w:val="both"/>
        <w:textAlignment w:val="baseline"/>
        <w:rPr>
          <w:rFonts w:ascii="Arial" w:hAnsi="Arial" w:eastAsia="Arial" w:cs="Arial"/>
          <w:color w:val="000000"/>
        </w:rPr>
      </w:pPr>
    </w:p>
    <w:p w:rsidRPr="000446E1" w:rsidR="00C25F3F" w:rsidP="7DE804B7" w:rsidRDefault="00C25F3F" w14:paraId="614ACEA6" w14:textId="28248005">
      <w:pPr>
        <w:pStyle w:val="paragraph"/>
        <w:spacing w:before="0" w:beforeAutospacing="0" w:after="0" w:afterAutospacing="0" w:line="276" w:lineRule="auto"/>
        <w:textAlignment w:val="baseline"/>
        <w:rPr>
          <w:rFonts w:ascii="Arial" w:hAnsi="Arial" w:eastAsia="Arial" w:cs="Arial"/>
          <w:color w:val="000000"/>
        </w:rPr>
      </w:pPr>
      <w:r w:rsidRPr="55A9775B">
        <w:rPr>
          <w:rStyle w:val="eop"/>
          <w:rFonts w:ascii="Arial" w:hAnsi="Arial" w:eastAsia="Arial" w:cs="Arial"/>
          <w:color w:val="000000" w:themeColor="text1"/>
        </w:rPr>
        <w:t> </w:t>
      </w:r>
    </w:p>
    <w:p w:rsidRPr="000446E1" w:rsidR="00C25F3F" w:rsidP="000A08C2" w:rsidRDefault="00C25F3F" w14:paraId="0DE698C4" w14:textId="56C490A9">
      <w:pPr>
        <w:pStyle w:val="paragraph"/>
        <w:spacing w:before="0" w:beforeAutospacing="0" w:after="0" w:afterAutospacing="0" w:line="276" w:lineRule="auto"/>
        <w:textAlignment w:val="baseline"/>
        <w:rPr>
          <w:rFonts w:ascii="Arial" w:hAnsi="Arial" w:eastAsia="Arial" w:cs="Arial"/>
          <w:color w:val="000000"/>
        </w:rPr>
      </w:pPr>
      <w:r w:rsidRPr="55A9775B">
        <w:rPr>
          <w:rStyle w:val="eop"/>
          <w:rFonts w:ascii="Arial" w:hAnsi="Arial" w:eastAsia="Arial" w:cs="Arial"/>
          <w:color w:val="000000" w:themeColor="text1"/>
        </w:rPr>
        <w:t> </w:t>
      </w:r>
    </w:p>
    <w:p w:rsidRPr="000446E1" w:rsidR="00A1583D" w:rsidP="000A08C2" w:rsidRDefault="00A1583D" w14:paraId="31A3AEBB" w14:textId="0848D101">
      <w:pPr>
        <w:spacing w:line="276" w:lineRule="auto"/>
        <w:rPr>
          <w:rFonts w:ascii="Arial" w:hAnsi="Arial" w:eastAsia="Arial" w:cs="Arial"/>
          <w:sz w:val="24"/>
          <w:szCs w:val="24"/>
        </w:rPr>
      </w:pPr>
    </w:p>
    <w:sectPr w:rsidRPr="000446E1" w:rsidR="00A1583D">
      <w:pgSz w:w="12240" w:h="20160" w:orient="portrait"/>
      <w:pgMar w:top="1440" w:right="1440" w:bottom="1440" w:left="1440"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E5062" w:rsidP="00EE5062" w:rsidRDefault="00EE5062" w14:paraId="63067208" w14:textId="77777777">
      <w:pPr>
        <w:spacing w:after="0" w:line="240" w:lineRule="auto"/>
      </w:pPr>
      <w:r>
        <w:separator/>
      </w:r>
    </w:p>
  </w:endnote>
  <w:endnote w:type="continuationSeparator" w:id="0">
    <w:p w:rsidR="00EE5062" w:rsidP="00EE5062" w:rsidRDefault="00EE5062" w14:paraId="197E1E6F" w14:textId="77777777">
      <w:pPr>
        <w:spacing w:after="0" w:line="240" w:lineRule="auto"/>
      </w:pPr>
      <w:r>
        <w:continuationSeparator/>
      </w:r>
    </w:p>
  </w:endnote>
  <w:endnote w:type="continuationNotice" w:id="1">
    <w:p w:rsidR="006D5BBC" w:rsidRDefault="006D5BBC" w14:paraId="550C919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E5062" w:rsidP="00EE5062" w:rsidRDefault="00EE5062" w14:paraId="05A848C9" w14:textId="77777777">
      <w:pPr>
        <w:spacing w:after="0" w:line="240" w:lineRule="auto"/>
      </w:pPr>
      <w:r>
        <w:separator/>
      </w:r>
    </w:p>
  </w:footnote>
  <w:footnote w:type="continuationSeparator" w:id="0">
    <w:p w:rsidR="00EE5062" w:rsidP="00EE5062" w:rsidRDefault="00EE5062" w14:paraId="3B732830" w14:textId="77777777">
      <w:pPr>
        <w:spacing w:after="0" w:line="240" w:lineRule="auto"/>
      </w:pPr>
      <w:r>
        <w:continuationSeparator/>
      </w:r>
    </w:p>
  </w:footnote>
  <w:footnote w:type="continuationNotice" w:id="1">
    <w:p w:rsidR="006D5BBC" w:rsidRDefault="006D5BBC" w14:paraId="74D71DC1"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oSvfYj42dzfLet" int2:id="RqxCvvy0">
      <int2:state int2:value="Rejected" int2:type="AugLoop_Text_Critique"/>
    </int2:textHash>
    <int2:textHash int2:hashCode="8tTZRduxZektxA" int2:id="W2vnkFke">
      <int2:state int2:value="Rejected" int2:type="AugLoop_Text_Critique"/>
    </int2:textHash>
    <int2:textHash int2:hashCode="rYQklV+QPoKQr9" int2:id="aYACgcyB">
      <int2:state int2:value="Rejected" int2:type="AugLoop_Text_Critique"/>
    </int2:textHash>
    <int2:textHash int2:hashCode="hfaLc10aNCZPYX" int2:id="ec81iq8C">
      <int2:state int2:value="Rejected" int2:type="AugLoop_Text_Critique"/>
    </int2:textHash>
    <int2:textHash int2:hashCode="p7YpVqmXJycGL7" int2:id="fRzzb7f0">
      <int2:state int2:value="Rejected" int2:type="AugLoop_Text_Critique"/>
    </int2:textHash>
    <int2:bookmark int2:bookmarkName="_Int_Vb5nn2jI" int2:invalidationBookmarkName="" int2:hashCode="Tyaur9sjZ2IKOT" int2:id="ByC9Sorw">
      <int2:state int2:value="Rejected" int2:type="AugLoop_Text_Critique"/>
    </int2:bookmark>
    <int2:bookmark int2:bookmarkName="_Int_8Gzlfza7" int2:invalidationBookmarkName="" int2:hashCode="WNG7zil948MEqf" int2:id="LmplHgIs">
      <int2:state int2:value="Rejected" int2:type="AugLoop_Text_Critique"/>
    </int2:bookmark>
    <int2:bookmark int2:bookmarkName="_Int_AlYsQoFG" int2:invalidationBookmarkName="" int2:hashCode="RvGgvVWSovkkTK" int2:id="iBoWW48Z">
      <int2:state int2:value="Rejected" int2:type="AugLoop_Text_Critique"/>
    </int2:bookmark>
    <int2:bookmark int2:bookmarkName="_Int_FS4HntoA" int2:invalidationBookmarkName="" int2:hashCode="yHLVVkVR2uAvOD" int2:id="oUxy8WmA">
      <int2:state int2:value="Rejected" int2:type="AugLoop_Text_Critique"/>
    </int2:bookmark>
    <int2:bookmark int2:bookmarkName="_Int_6zMCjJJ5" int2:invalidationBookmarkName="" int2:hashCode="sj05SYYkoOnkPz" int2:id="zpca2tZv">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884E"/>
    <w:multiLevelType w:val="hybridMultilevel"/>
    <w:tmpl w:val="6D6C3C26"/>
    <w:lvl w:ilvl="0" w:tplc="F274F5C2">
      <w:start w:val="1"/>
      <w:numFmt w:val="decimal"/>
      <w:lvlText w:val="%1."/>
      <w:lvlJc w:val="left"/>
      <w:pPr>
        <w:ind w:left="720" w:hanging="360"/>
      </w:pPr>
    </w:lvl>
    <w:lvl w:ilvl="1" w:tplc="A54E2C74">
      <w:start w:val="1"/>
      <w:numFmt w:val="lowerLetter"/>
      <w:lvlText w:val="%2."/>
      <w:lvlJc w:val="left"/>
      <w:pPr>
        <w:ind w:left="1440" w:hanging="360"/>
      </w:pPr>
    </w:lvl>
    <w:lvl w:ilvl="2" w:tplc="D0D06260">
      <w:start w:val="1"/>
      <w:numFmt w:val="lowerRoman"/>
      <w:lvlText w:val="%3."/>
      <w:lvlJc w:val="right"/>
      <w:pPr>
        <w:ind w:left="2160" w:hanging="180"/>
      </w:pPr>
    </w:lvl>
    <w:lvl w:ilvl="3" w:tplc="5DFC0C5E">
      <w:start w:val="1"/>
      <w:numFmt w:val="decimal"/>
      <w:lvlText w:val="%4."/>
      <w:lvlJc w:val="left"/>
      <w:pPr>
        <w:ind w:left="2880" w:hanging="360"/>
      </w:pPr>
    </w:lvl>
    <w:lvl w:ilvl="4" w:tplc="B98804B0">
      <w:start w:val="1"/>
      <w:numFmt w:val="lowerLetter"/>
      <w:lvlText w:val="%5."/>
      <w:lvlJc w:val="left"/>
      <w:pPr>
        <w:ind w:left="3600" w:hanging="360"/>
      </w:pPr>
    </w:lvl>
    <w:lvl w:ilvl="5" w:tplc="0F989EC6">
      <w:start w:val="1"/>
      <w:numFmt w:val="lowerRoman"/>
      <w:lvlText w:val="%6."/>
      <w:lvlJc w:val="right"/>
      <w:pPr>
        <w:ind w:left="4320" w:hanging="180"/>
      </w:pPr>
    </w:lvl>
    <w:lvl w:ilvl="6" w:tplc="8258F632">
      <w:start w:val="1"/>
      <w:numFmt w:val="decimal"/>
      <w:lvlText w:val="%7."/>
      <w:lvlJc w:val="left"/>
      <w:pPr>
        <w:ind w:left="5040" w:hanging="360"/>
      </w:pPr>
    </w:lvl>
    <w:lvl w:ilvl="7" w:tplc="7126402A">
      <w:start w:val="1"/>
      <w:numFmt w:val="lowerLetter"/>
      <w:lvlText w:val="%8."/>
      <w:lvlJc w:val="left"/>
      <w:pPr>
        <w:ind w:left="5760" w:hanging="360"/>
      </w:pPr>
    </w:lvl>
    <w:lvl w:ilvl="8" w:tplc="F798222E">
      <w:start w:val="1"/>
      <w:numFmt w:val="lowerRoman"/>
      <w:lvlText w:val="%9."/>
      <w:lvlJc w:val="right"/>
      <w:pPr>
        <w:ind w:left="6480" w:hanging="180"/>
      </w:pPr>
    </w:lvl>
  </w:abstractNum>
  <w:abstractNum w:abstractNumId="1" w15:restartNumberingAfterBreak="0">
    <w:nsid w:val="03F04CAF"/>
    <w:multiLevelType w:val="hybridMultilevel"/>
    <w:tmpl w:val="178CCC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4433C45"/>
    <w:multiLevelType w:val="multilevel"/>
    <w:tmpl w:val="AC7ECC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09BD5515"/>
    <w:multiLevelType w:val="hybridMultilevel"/>
    <w:tmpl w:val="8F3C99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C9F9135"/>
    <w:multiLevelType w:val="hybridMultilevel"/>
    <w:tmpl w:val="A69661CC"/>
    <w:lvl w:ilvl="0" w:tplc="04090001">
      <w:start w:val="1"/>
      <w:numFmt w:val="bullet"/>
      <w:lvlText w:val=""/>
      <w:lvlJc w:val="left"/>
      <w:pPr>
        <w:ind w:left="2160" w:hanging="360"/>
      </w:pPr>
      <w:rPr>
        <w:rFonts w:hint="default" w:ascii="Symbol" w:hAnsi="Symbol"/>
      </w:rPr>
    </w:lvl>
    <w:lvl w:ilvl="1" w:tplc="B8FAE0D6">
      <w:start w:val="1"/>
      <w:numFmt w:val="bullet"/>
      <w:lvlText w:val="o"/>
      <w:lvlJc w:val="left"/>
      <w:pPr>
        <w:ind w:left="1440" w:hanging="360"/>
      </w:pPr>
      <w:rPr>
        <w:rFonts w:hint="default" w:ascii="Courier New" w:hAnsi="Courier New"/>
      </w:rPr>
    </w:lvl>
    <w:lvl w:ilvl="2" w:tplc="23F862D0">
      <w:start w:val="1"/>
      <w:numFmt w:val="bullet"/>
      <w:lvlText w:val=""/>
      <w:lvlJc w:val="left"/>
      <w:pPr>
        <w:ind w:left="2160" w:hanging="360"/>
      </w:pPr>
      <w:rPr>
        <w:rFonts w:hint="default" w:ascii="Wingdings" w:hAnsi="Wingdings"/>
      </w:rPr>
    </w:lvl>
    <w:lvl w:ilvl="3" w:tplc="1C2C44B8">
      <w:start w:val="1"/>
      <w:numFmt w:val="bullet"/>
      <w:lvlText w:val=""/>
      <w:lvlJc w:val="left"/>
      <w:pPr>
        <w:ind w:left="2880" w:hanging="360"/>
      </w:pPr>
      <w:rPr>
        <w:rFonts w:hint="default" w:ascii="Symbol" w:hAnsi="Symbol"/>
      </w:rPr>
    </w:lvl>
    <w:lvl w:ilvl="4" w:tplc="B2107E46">
      <w:start w:val="1"/>
      <w:numFmt w:val="bullet"/>
      <w:lvlText w:val="o"/>
      <w:lvlJc w:val="left"/>
      <w:pPr>
        <w:ind w:left="3600" w:hanging="360"/>
      </w:pPr>
      <w:rPr>
        <w:rFonts w:hint="default" w:ascii="Courier New" w:hAnsi="Courier New"/>
      </w:rPr>
    </w:lvl>
    <w:lvl w:ilvl="5" w:tplc="AD869F84">
      <w:start w:val="1"/>
      <w:numFmt w:val="bullet"/>
      <w:lvlText w:val=""/>
      <w:lvlJc w:val="left"/>
      <w:pPr>
        <w:ind w:left="4320" w:hanging="360"/>
      </w:pPr>
      <w:rPr>
        <w:rFonts w:hint="default" w:ascii="Wingdings" w:hAnsi="Wingdings"/>
      </w:rPr>
    </w:lvl>
    <w:lvl w:ilvl="6" w:tplc="30B63BCA">
      <w:start w:val="1"/>
      <w:numFmt w:val="bullet"/>
      <w:lvlText w:val=""/>
      <w:lvlJc w:val="left"/>
      <w:pPr>
        <w:ind w:left="5040" w:hanging="360"/>
      </w:pPr>
      <w:rPr>
        <w:rFonts w:hint="default" w:ascii="Symbol" w:hAnsi="Symbol"/>
      </w:rPr>
    </w:lvl>
    <w:lvl w:ilvl="7" w:tplc="25C45452">
      <w:start w:val="1"/>
      <w:numFmt w:val="bullet"/>
      <w:lvlText w:val="o"/>
      <w:lvlJc w:val="left"/>
      <w:pPr>
        <w:ind w:left="5760" w:hanging="360"/>
      </w:pPr>
      <w:rPr>
        <w:rFonts w:hint="default" w:ascii="Courier New" w:hAnsi="Courier New"/>
      </w:rPr>
    </w:lvl>
    <w:lvl w:ilvl="8" w:tplc="3440D69C">
      <w:start w:val="1"/>
      <w:numFmt w:val="bullet"/>
      <w:lvlText w:val=""/>
      <w:lvlJc w:val="left"/>
      <w:pPr>
        <w:ind w:left="6480" w:hanging="360"/>
      </w:pPr>
      <w:rPr>
        <w:rFonts w:hint="default" w:ascii="Wingdings" w:hAnsi="Wingdings"/>
      </w:rPr>
    </w:lvl>
  </w:abstractNum>
  <w:abstractNum w:abstractNumId="5" w15:restartNumberingAfterBreak="0">
    <w:nsid w:val="0E127EB2"/>
    <w:multiLevelType w:val="hybridMultilevel"/>
    <w:tmpl w:val="A268FDB6"/>
    <w:lvl w:ilvl="0" w:tplc="04090001">
      <w:start w:val="1"/>
      <w:numFmt w:val="bullet"/>
      <w:lvlText w:val=""/>
      <w:lvlJc w:val="left"/>
      <w:pPr>
        <w:ind w:left="1350" w:hanging="360"/>
      </w:pPr>
      <w:rPr>
        <w:rFonts w:hint="default" w:ascii="Symbol" w:hAnsi="Symbol"/>
      </w:rPr>
    </w:lvl>
    <w:lvl w:ilvl="1" w:tplc="04090003" w:tentative="1">
      <w:start w:val="1"/>
      <w:numFmt w:val="bullet"/>
      <w:lvlText w:val="o"/>
      <w:lvlJc w:val="left"/>
      <w:pPr>
        <w:ind w:left="2070" w:hanging="360"/>
      </w:pPr>
      <w:rPr>
        <w:rFonts w:hint="default" w:ascii="Courier New" w:hAnsi="Courier New" w:cs="Courier New"/>
      </w:rPr>
    </w:lvl>
    <w:lvl w:ilvl="2" w:tplc="04090005" w:tentative="1">
      <w:start w:val="1"/>
      <w:numFmt w:val="bullet"/>
      <w:lvlText w:val=""/>
      <w:lvlJc w:val="left"/>
      <w:pPr>
        <w:ind w:left="2790" w:hanging="360"/>
      </w:pPr>
      <w:rPr>
        <w:rFonts w:hint="default" w:ascii="Wingdings" w:hAnsi="Wingdings"/>
      </w:rPr>
    </w:lvl>
    <w:lvl w:ilvl="3" w:tplc="04090001" w:tentative="1">
      <w:start w:val="1"/>
      <w:numFmt w:val="bullet"/>
      <w:lvlText w:val=""/>
      <w:lvlJc w:val="left"/>
      <w:pPr>
        <w:ind w:left="3510" w:hanging="360"/>
      </w:pPr>
      <w:rPr>
        <w:rFonts w:hint="default" w:ascii="Symbol" w:hAnsi="Symbol"/>
      </w:rPr>
    </w:lvl>
    <w:lvl w:ilvl="4" w:tplc="04090003" w:tentative="1">
      <w:start w:val="1"/>
      <w:numFmt w:val="bullet"/>
      <w:lvlText w:val="o"/>
      <w:lvlJc w:val="left"/>
      <w:pPr>
        <w:ind w:left="4230" w:hanging="360"/>
      </w:pPr>
      <w:rPr>
        <w:rFonts w:hint="default" w:ascii="Courier New" w:hAnsi="Courier New" w:cs="Courier New"/>
      </w:rPr>
    </w:lvl>
    <w:lvl w:ilvl="5" w:tplc="04090005" w:tentative="1">
      <w:start w:val="1"/>
      <w:numFmt w:val="bullet"/>
      <w:lvlText w:val=""/>
      <w:lvlJc w:val="left"/>
      <w:pPr>
        <w:ind w:left="4950" w:hanging="360"/>
      </w:pPr>
      <w:rPr>
        <w:rFonts w:hint="default" w:ascii="Wingdings" w:hAnsi="Wingdings"/>
      </w:rPr>
    </w:lvl>
    <w:lvl w:ilvl="6" w:tplc="04090001" w:tentative="1">
      <w:start w:val="1"/>
      <w:numFmt w:val="bullet"/>
      <w:lvlText w:val=""/>
      <w:lvlJc w:val="left"/>
      <w:pPr>
        <w:ind w:left="5670" w:hanging="360"/>
      </w:pPr>
      <w:rPr>
        <w:rFonts w:hint="default" w:ascii="Symbol" w:hAnsi="Symbol"/>
      </w:rPr>
    </w:lvl>
    <w:lvl w:ilvl="7" w:tplc="04090003" w:tentative="1">
      <w:start w:val="1"/>
      <w:numFmt w:val="bullet"/>
      <w:lvlText w:val="o"/>
      <w:lvlJc w:val="left"/>
      <w:pPr>
        <w:ind w:left="6390" w:hanging="360"/>
      </w:pPr>
      <w:rPr>
        <w:rFonts w:hint="default" w:ascii="Courier New" w:hAnsi="Courier New" w:cs="Courier New"/>
      </w:rPr>
    </w:lvl>
    <w:lvl w:ilvl="8" w:tplc="04090005" w:tentative="1">
      <w:start w:val="1"/>
      <w:numFmt w:val="bullet"/>
      <w:lvlText w:val=""/>
      <w:lvlJc w:val="left"/>
      <w:pPr>
        <w:ind w:left="7110" w:hanging="360"/>
      </w:pPr>
      <w:rPr>
        <w:rFonts w:hint="default" w:ascii="Wingdings" w:hAnsi="Wingdings"/>
      </w:rPr>
    </w:lvl>
  </w:abstractNum>
  <w:abstractNum w:abstractNumId="6" w15:restartNumberingAfterBreak="0">
    <w:nsid w:val="1019497F"/>
    <w:multiLevelType w:val="hybridMultilevel"/>
    <w:tmpl w:val="9124B9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3474602"/>
    <w:multiLevelType w:val="hybridMultilevel"/>
    <w:tmpl w:val="4ADC3C3E"/>
    <w:lvl w:ilvl="0" w:tplc="0409000F">
      <w:start w:val="1"/>
      <w:numFmt w:val="decimal"/>
      <w:lvlText w:val="%1."/>
      <w:lvlJc w:val="left"/>
      <w:pPr>
        <w:ind w:left="1080" w:hanging="360"/>
      </w:pPr>
      <w:rPr>
        <w:rFonts w:hint="default"/>
      </w:rPr>
    </w:lvl>
    <w:lvl w:ilvl="1" w:tplc="04090017">
      <w:start w:val="1"/>
      <w:numFmt w:val="lowerLetter"/>
      <w:lvlText w:val="%2)"/>
      <w:lvlJc w:val="left"/>
      <w:pPr>
        <w:ind w:left="216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78A89CB"/>
    <w:multiLevelType w:val="hybridMultilevel"/>
    <w:tmpl w:val="065C4640"/>
    <w:lvl w:ilvl="0" w:tplc="552E5C36">
      <w:start w:val="1"/>
      <w:numFmt w:val="bullet"/>
      <w:lvlText w:val=""/>
      <w:lvlJc w:val="left"/>
      <w:pPr>
        <w:ind w:left="720" w:hanging="360"/>
      </w:pPr>
      <w:rPr>
        <w:rFonts w:hint="default" w:ascii="Symbol" w:hAnsi="Symbol"/>
      </w:rPr>
    </w:lvl>
    <w:lvl w:ilvl="1" w:tplc="07DE1312">
      <w:start w:val="1"/>
      <w:numFmt w:val="bullet"/>
      <w:lvlText w:val=""/>
      <w:lvlJc w:val="left"/>
      <w:pPr>
        <w:ind w:left="1440" w:hanging="360"/>
      </w:pPr>
      <w:rPr>
        <w:rFonts w:hint="default" w:ascii="Symbol" w:hAnsi="Symbol"/>
      </w:rPr>
    </w:lvl>
    <w:lvl w:ilvl="2" w:tplc="03F66326">
      <w:start w:val="1"/>
      <w:numFmt w:val="bullet"/>
      <w:lvlText w:val=""/>
      <w:lvlJc w:val="left"/>
      <w:pPr>
        <w:ind w:left="2160" w:hanging="360"/>
      </w:pPr>
      <w:rPr>
        <w:rFonts w:hint="default" w:ascii="Wingdings" w:hAnsi="Wingdings"/>
      </w:rPr>
    </w:lvl>
    <w:lvl w:ilvl="3" w:tplc="0CB840A8">
      <w:start w:val="1"/>
      <w:numFmt w:val="bullet"/>
      <w:lvlText w:val=""/>
      <w:lvlJc w:val="left"/>
      <w:pPr>
        <w:ind w:left="2880" w:hanging="360"/>
      </w:pPr>
      <w:rPr>
        <w:rFonts w:hint="default" w:ascii="Symbol" w:hAnsi="Symbol"/>
      </w:rPr>
    </w:lvl>
    <w:lvl w:ilvl="4" w:tplc="E3C809BA">
      <w:start w:val="1"/>
      <w:numFmt w:val="bullet"/>
      <w:lvlText w:val="o"/>
      <w:lvlJc w:val="left"/>
      <w:pPr>
        <w:ind w:left="3600" w:hanging="360"/>
      </w:pPr>
      <w:rPr>
        <w:rFonts w:hint="default" w:ascii="Courier New" w:hAnsi="Courier New"/>
      </w:rPr>
    </w:lvl>
    <w:lvl w:ilvl="5" w:tplc="8AD45256">
      <w:start w:val="1"/>
      <w:numFmt w:val="bullet"/>
      <w:lvlText w:val=""/>
      <w:lvlJc w:val="left"/>
      <w:pPr>
        <w:ind w:left="4320" w:hanging="360"/>
      </w:pPr>
      <w:rPr>
        <w:rFonts w:hint="default" w:ascii="Wingdings" w:hAnsi="Wingdings"/>
      </w:rPr>
    </w:lvl>
    <w:lvl w:ilvl="6" w:tplc="26E46790">
      <w:start w:val="1"/>
      <w:numFmt w:val="bullet"/>
      <w:lvlText w:val=""/>
      <w:lvlJc w:val="left"/>
      <w:pPr>
        <w:ind w:left="5040" w:hanging="360"/>
      </w:pPr>
      <w:rPr>
        <w:rFonts w:hint="default" w:ascii="Symbol" w:hAnsi="Symbol"/>
      </w:rPr>
    </w:lvl>
    <w:lvl w:ilvl="7" w:tplc="66007656">
      <w:start w:val="1"/>
      <w:numFmt w:val="bullet"/>
      <w:lvlText w:val="o"/>
      <w:lvlJc w:val="left"/>
      <w:pPr>
        <w:ind w:left="5760" w:hanging="360"/>
      </w:pPr>
      <w:rPr>
        <w:rFonts w:hint="default" w:ascii="Courier New" w:hAnsi="Courier New"/>
      </w:rPr>
    </w:lvl>
    <w:lvl w:ilvl="8" w:tplc="1F148742">
      <w:start w:val="1"/>
      <w:numFmt w:val="bullet"/>
      <w:lvlText w:val=""/>
      <w:lvlJc w:val="left"/>
      <w:pPr>
        <w:ind w:left="6480" w:hanging="360"/>
      </w:pPr>
      <w:rPr>
        <w:rFonts w:hint="default" w:ascii="Wingdings" w:hAnsi="Wingdings"/>
      </w:rPr>
    </w:lvl>
  </w:abstractNum>
  <w:abstractNum w:abstractNumId="9" w15:restartNumberingAfterBreak="0">
    <w:nsid w:val="18F23714"/>
    <w:multiLevelType w:val="hybridMultilevel"/>
    <w:tmpl w:val="800CBF9C"/>
    <w:lvl w:ilvl="0" w:tplc="48123F86">
      <w:start w:val="1"/>
      <w:numFmt w:val="decimal"/>
      <w:lvlText w:val="%1."/>
      <w:lvlJc w:val="left"/>
      <w:pPr>
        <w:ind w:left="720" w:hanging="360"/>
      </w:pPr>
    </w:lvl>
    <w:lvl w:ilvl="1" w:tplc="7186B8E6">
      <w:start w:val="1"/>
      <w:numFmt w:val="lowerLetter"/>
      <w:lvlText w:val="%2."/>
      <w:lvlJc w:val="left"/>
      <w:pPr>
        <w:ind w:left="1440" w:hanging="360"/>
      </w:pPr>
    </w:lvl>
    <w:lvl w:ilvl="2" w:tplc="EB20B5AE">
      <w:start w:val="1"/>
      <w:numFmt w:val="lowerRoman"/>
      <w:lvlText w:val="%3."/>
      <w:lvlJc w:val="right"/>
      <w:pPr>
        <w:ind w:left="2160" w:hanging="180"/>
      </w:pPr>
    </w:lvl>
    <w:lvl w:ilvl="3" w:tplc="684000E0">
      <w:start w:val="1"/>
      <w:numFmt w:val="decimal"/>
      <w:lvlText w:val="%4."/>
      <w:lvlJc w:val="left"/>
      <w:pPr>
        <w:ind w:left="2880" w:hanging="360"/>
      </w:pPr>
    </w:lvl>
    <w:lvl w:ilvl="4" w:tplc="E0827526">
      <w:start w:val="1"/>
      <w:numFmt w:val="lowerLetter"/>
      <w:lvlText w:val="%5."/>
      <w:lvlJc w:val="left"/>
      <w:pPr>
        <w:ind w:left="3600" w:hanging="360"/>
      </w:pPr>
    </w:lvl>
    <w:lvl w:ilvl="5" w:tplc="9170D834">
      <w:start w:val="1"/>
      <w:numFmt w:val="lowerRoman"/>
      <w:lvlText w:val="%6."/>
      <w:lvlJc w:val="right"/>
      <w:pPr>
        <w:ind w:left="4320" w:hanging="180"/>
      </w:pPr>
    </w:lvl>
    <w:lvl w:ilvl="6" w:tplc="BE08C754">
      <w:start w:val="1"/>
      <w:numFmt w:val="decimal"/>
      <w:lvlText w:val="%7."/>
      <w:lvlJc w:val="left"/>
      <w:pPr>
        <w:ind w:left="5040" w:hanging="360"/>
      </w:pPr>
    </w:lvl>
    <w:lvl w:ilvl="7" w:tplc="8B20B19E">
      <w:start w:val="1"/>
      <w:numFmt w:val="lowerLetter"/>
      <w:lvlText w:val="%8."/>
      <w:lvlJc w:val="left"/>
      <w:pPr>
        <w:ind w:left="5760" w:hanging="360"/>
      </w:pPr>
    </w:lvl>
    <w:lvl w:ilvl="8" w:tplc="9404D468">
      <w:start w:val="1"/>
      <w:numFmt w:val="lowerRoman"/>
      <w:lvlText w:val="%9."/>
      <w:lvlJc w:val="right"/>
      <w:pPr>
        <w:ind w:left="6480" w:hanging="180"/>
      </w:pPr>
    </w:lvl>
  </w:abstractNum>
  <w:abstractNum w:abstractNumId="10" w15:restartNumberingAfterBreak="0">
    <w:nsid w:val="1B5840B2"/>
    <w:multiLevelType w:val="hybridMultilevel"/>
    <w:tmpl w:val="FDE02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5F46EA"/>
    <w:multiLevelType w:val="hybridMultilevel"/>
    <w:tmpl w:val="09F0BB50"/>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21974D42"/>
    <w:multiLevelType w:val="hybridMultilevel"/>
    <w:tmpl w:val="1E88B7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19A4E03"/>
    <w:multiLevelType w:val="multilevel"/>
    <w:tmpl w:val="02D281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23367DA0"/>
    <w:multiLevelType w:val="hybridMultilevel"/>
    <w:tmpl w:val="523A0E74"/>
    <w:lvl w:ilvl="0" w:tplc="2A7C2982">
      <w:start w:val="1"/>
      <w:numFmt w:val="lowerLetter"/>
      <w:lvlText w:val="%1)"/>
      <w:lvlJc w:val="left"/>
      <w:pPr>
        <w:ind w:left="1080" w:hanging="360"/>
      </w:pPr>
    </w:lvl>
    <w:lvl w:ilvl="1" w:tplc="BF4A0C4E">
      <w:start w:val="1"/>
      <w:numFmt w:val="bullet"/>
      <w:lvlText w:val="o"/>
      <w:lvlJc w:val="left"/>
      <w:pPr>
        <w:ind w:left="1800" w:hanging="360"/>
      </w:pPr>
      <w:rPr>
        <w:rFonts w:hint="default" w:ascii="Courier New" w:hAnsi="Courier New"/>
      </w:rPr>
    </w:lvl>
    <w:lvl w:ilvl="2" w:tplc="4D60D768" w:tentative="1">
      <w:start w:val="1"/>
      <w:numFmt w:val="bullet"/>
      <w:lvlText w:val=""/>
      <w:lvlJc w:val="left"/>
      <w:pPr>
        <w:ind w:left="2520" w:hanging="360"/>
      </w:pPr>
      <w:rPr>
        <w:rFonts w:hint="default" w:ascii="Wingdings" w:hAnsi="Wingdings"/>
      </w:rPr>
    </w:lvl>
    <w:lvl w:ilvl="3" w:tplc="52DC2900" w:tentative="1">
      <w:start w:val="1"/>
      <w:numFmt w:val="bullet"/>
      <w:lvlText w:val=""/>
      <w:lvlJc w:val="left"/>
      <w:pPr>
        <w:ind w:left="3240" w:hanging="360"/>
      </w:pPr>
      <w:rPr>
        <w:rFonts w:hint="default" w:ascii="Symbol" w:hAnsi="Symbol"/>
      </w:rPr>
    </w:lvl>
    <w:lvl w:ilvl="4" w:tplc="6A20AF7E" w:tentative="1">
      <w:start w:val="1"/>
      <w:numFmt w:val="bullet"/>
      <w:lvlText w:val="o"/>
      <w:lvlJc w:val="left"/>
      <w:pPr>
        <w:ind w:left="3960" w:hanging="360"/>
      </w:pPr>
      <w:rPr>
        <w:rFonts w:hint="default" w:ascii="Courier New" w:hAnsi="Courier New"/>
      </w:rPr>
    </w:lvl>
    <w:lvl w:ilvl="5" w:tplc="E91088E0" w:tentative="1">
      <w:start w:val="1"/>
      <w:numFmt w:val="bullet"/>
      <w:lvlText w:val=""/>
      <w:lvlJc w:val="left"/>
      <w:pPr>
        <w:ind w:left="4680" w:hanging="360"/>
      </w:pPr>
      <w:rPr>
        <w:rFonts w:hint="default" w:ascii="Wingdings" w:hAnsi="Wingdings"/>
      </w:rPr>
    </w:lvl>
    <w:lvl w:ilvl="6" w:tplc="9E6C3C72" w:tentative="1">
      <w:start w:val="1"/>
      <w:numFmt w:val="bullet"/>
      <w:lvlText w:val=""/>
      <w:lvlJc w:val="left"/>
      <w:pPr>
        <w:ind w:left="5400" w:hanging="360"/>
      </w:pPr>
      <w:rPr>
        <w:rFonts w:hint="default" w:ascii="Symbol" w:hAnsi="Symbol"/>
      </w:rPr>
    </w:lvl>
    <w:lvl w:ilvl="7" w:tplc="74404CC2" w:tentative="1">
      <w:start w:val="1"/>
      <w:numFmt w:val="bullet"/>
      <w:lvlText w:val="o"/>
      <w:lvlJc w:val="left"/>
      <w:pPr>
        <w:ind w:left="6120" w:hanging="360"/>
      </w:pPr>
      <w:rPr>
        <w:rFonts w:hint="default" w:ascii="Courier New" w:hAnsi="Courier New"/>
      </w:rPr>
    </w:lvl>
    <w:lvl w:ilvl="8" w:tplc="1D84B226" w:tentative="1">
      <w:start w:val="1"/>
      <w:numFmt w:val="bullet"/>
      <w:lvlText w:val=""/>
      <w:lvlJc w:val="left"/>
      <w:pPr>
        <w:ind w:left="6840" w:hanging="360"/>
      </w:pPr>
      <w:rPr>
        <w:rFonts w:hint="default" w:ascii="Wingdings" w:hAnsi="Wingdings"/>
      </w:rPr>
    </w:lvl>
  </w:abstractNum>
  <w:abstractNum w:abstractNumId="15" w15:restartNumberingAfterBreak="0">
    <w:nsid w:val="2A3741B0"/>
    <w:multiLevelType w:val="hybridMultilevel"/>
    <w:tmpl w:val="09F0BB50"/>
    <w:lvl w:ilvl="0" w:tplc="FFFFFFFF">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16" w15:restartNumberingAfterBreak="0">
    <w:nsid w:val="2C416200"/>
    <w:multiLevelType w:val="hybridMultilevel"/>
    <w:tmpl w:val="C262C03A"/>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7" w15:restartNumberingAfterBreak="0">
    <w:nsid w:val="2DF24DA1"/>
    <w:multiLevelType w:val="hybridMultilevel"/>
    <w:tmpl w:val="EDF210EE"/>
    <w:lvl w:ilvl="0" w:tplc="BCE09764">
      <w:start w:val="1"/>
      <w:numFmt w:val="decimal"/>
      <w:lvlText w:val="%1."/>
      <w:lvlJc w:val="left"/>
      <w:pPr>
        <w:ind w:left="720" w:hanging="360"/>
      </w:pPr>
    </w:lvl>
    <w:lvl w:ilvl="1" w:tplc="6B8AE4FA">
      <w:start w:val="1"/>
      <w:numFmt w:val="lowerLetter"/>
      <w:lvlText w:val="%2."/>
      <w:lvlJc w:val="left"/>
      <w:pPr>
        <w:ind w:left="1440" w:hanging="360"/>
      </w:pPr>
    </w:lvl>
    <w:lvl w:ilvl="2" w:tplc="CEB80B6A">
      <w:start w:val="1"/>
      <w:numFmt w:val="lowerRoman"/>
      <w:lvlText w:val="%3."/>
      <w:lvlJc w:val="right"/>
      <w:pPr>
        <w:ind w:left="2160" w:hanging="180"/>
      </w:pPr>
    </w:lvl>
    <w:lvl w:ilvl="3" w:tplc="61626E36">
      <w:start w:val="1"/>
      <w:numFmt w:val="decimal"/>
      <w:lvlText w:val="%4."/>
      <w:lvlJc w:val="left"/>
      <w:pPr>
        <w:ind w:left="2880" w:hanging="360"/>
      </w:pPr>
    </w:lvl>
    <w:lvl w:ilvl="4" w:tplc="7A9AF2FE">
      <w:start w:val="1"/>
      <w:numFmt w:val="lowerLetter"/>
      <w:lvlText w:val="%5."/>
      <w:lvlJc w:val="left"/>
      <w:pPr>
        <w:ind w:left="3600" w:hanging="360"/>
      </w:pPr>
    </w:lvl>
    <w:lvl w:ilvl="5" w:tplc="B016DC92">
      <w:start w:val="1"/>
      <w:numFmt w:val="lowerRoman"/>
      <w:lvlText w:val="%6."/>
      <w:lvlJc w:val="right"/>
      <w:pPr>
        <w:ind w:left="4320" w:hanging="180"/>
      </w:pPr>
    </w:lvl>
    <w:lvl w:ilvl="6" w:tplc="62D03E70">
      <w:start w:val="1"/>
      <w:numFmt w:val="decimal"/>
      <w:lvlText w:val="%7."/>
      <w:lvlJc w:val="left"/>
      <w:pPr>
        <w:ind w:left="5040" w:hanging="360"/>
      </w:pPr>
    </w:lvl>
    <w:lvl w:ilvl="7" w:tplc="E0AA59D2">
      <w:start w:val="1"/>
      <w:numFmt w:val="lowerLetter"/>
      <w:lvlText w:val="%8."/>
      <w:lvlJc w:val="left"/>
      <w:pPr>
        <w:ind w:left="5760" w:hanging="360"/>
      </w:pPr>
    </w:lvl>
    <w:lvl w:ilvl="8" w:tplc="1FB6D0BC">
      <w:start w:val="1"/>
      <w:numFmt w:val="lowerRoman"/>
      <w:lvlText w:val="%9."/>
      <w:lvlJc w:val="right"/>
      <w:pPr>
        <w:ind w:left="6480" w:hanging="180"/>
      </w:pPr>
    </w:lvl>
  </w:abstractNum>
  <w:abstractNum w:abstractNumId="18" w15:restartNumberingAfterBreak="0">
    <w:nsid w:val="2E1930B5"/>
    <w:multiLevelType w:val="multilevel"/>
    <w:tmpl w:val="8618CF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78834C"/>
    <w:multiLevelType w:val="hybridMultilevel"/>
    <w:tmpl w:val="10280E4A"/>
    <w:lvl w:ilvl="0" w:tplc="93F8182E">
      <w:start w:val="1"/>
      <w:numFmt w:val="bullet"/>
      <w:lvlText w:val=""/>
      <w:lvlJc w:val="left"/>
      <w:pPr>
        <w:ind w:left="720" w:hanging="360"/>
      </w:pPr>
      <w:rPr>
        <w:rFonts w:hint="default" w:ascii="Symbol" w:hAnsi="Symbol"/>
      </w:rPr>
    </w:lvl>
    <w:lvl w:ilvl="1" w:tplc="103878F2">
      <w:start w:val="1"/>
      <w:numFmt w:val="bullet"/>
      <w:lvlText w:val=""/>
      <w:lvlJc w:val="left"/>
      <w:pPr>
        <w:ind w:left="1440" w:hanging="360"/>
      </w:pPr>
      <w:rPr>
        <w:rFonts w:hint="default" w:ascii="Symbol" w:hAnsi="Symbol"/>
      </w:rPr>
    </w:lvl>
    <w:lvl w:ilvl="2" w:tplc="48C03B94">
      <w:start w:val="1"/>
      <w:numFmt w:val="bullet"/>
      <w:lvlText w:val=""/>
      <w:lvlJc w:val="left"/>
      <w:pPr>
        <w:ind w:left="2160" w:hanging="360"/>
      </w:pPr>
      <w:rPr>
        <w:rFonts w:hint="default" w:ascii="Wingdings" w:hAnsi="Wingdings"/>
      </w:rPr>
    </w:lvl>
    <w:lvl w:ilvl="3" w:tplc="E67E1500">
      <w:start w:val="1"/>
      <w:numFmt w:val="bullet"/>
      <w:lvlText w:val=""/>
      <w:lvlJc w:val="left"/>
      <w:pPr>
        <w:ind w:left="2880" w:hanging="360"/>
      </w:pPr>
      <w:rPr>
        <w:rFonts w:hint="default" w:ascii="Symbol" w:hAnsi="Symbol"/>
      </w:rPr>
    </w:lvl>
    <w:lvl w:ilvl="4" w:tplc="09F2FB5C">
      <w:start w:val="1"/>
      <w:numFmt w:val="bullet"/>
      <w:lvlText w:val="o"/>
      <w:lvlJc w:val="left"/>
      <w:pPr>
        <w:ind w:left="3600" w:hanging="360"/>
      </w:pPr>
      <w:rPr>
        <w:rFonts w:hint="default" w:ascii="Courier New" w:hAnsi="Courier New"/>
      </w:rPr>
    </w:lvl>
    <w:lvl w:ilvl="5" w:tplc="9FE4784C">
      <w:start w:val="1"/>
      <w:numFmt w:val="bullet"/>
      <w:lvlText w:val=""/>
      <w:lvlJc w:val="left"/>
      <w:pPr>
        <w:ind w:left="4320" w:hanging="360"/>
      </w:pPr>
      <w:rPr>
        <w:rFonts w:hint="default" w:ascii="Wingdings" w:hAnsi="Wingdings"/>
      </w:rPr>
    </w:lvl>
    <w:lvl w:ilvl="6" w:tplc="5BB0E9B4">
      <w:start w:val="1"/>
      <w:numFmt w:val="bullet"/>
      <w:lvlText w:val=""/>
      <w:lvlJc w:val="left"/>
      <w:pPr>
        <w:ind w:left="5040" w:hanging="360"/>
      </w:pPr>
      <w:rPr>
        <w:rFonts w:hint="default" w:ascii="Symbol" w:hAnsi="Symbol"/>
      </w:rPr>
    </w:lvl>
    <w:lvl w:ilvl="7" w:tplc="2E46A876">
      <w:start w:val="1"/>
      <w:numFmt w:val="bullet"/>
      <w:lvlText w:val="o"/>
      <w:lvlJc w:val="left"/>
      <w:pPr>
        <w:ind w:left="5760" w:hanging="360"/>
      </w:pPr>
      <w:rPr>
        <w:rFonts w:hint="default" w:ascii="Courier New" w:hAnsi="Courier New"/>
      </w:rPr>
    </w:lvl>
    <w:lvl w:ilvl="8" w:tplc="217C17DE">
      <w:start w:val="1"/>
      <w:numFmt w:val="bullet"/>
      <w:lvlText w:val=""/>
      <w:lvlJc w:val="left"/>
      <w:pPr>
        <w:ind w:left="6480" w:hanging="360"/>
      </w:pPr>
      <w:rPr>
        <w:rFonts w:hint="default" w:ascii="Wingdings" w:hAnsi="Wingdings"/>
      </w:rPr>
    </w:lvl>
  </w:abstractNum>
  <w:abstractNum w:abstractNumId="20" w15:restartNumberingAfterBreak="0">
    <w:nsid w:val="378812FA"/>
    <w:multiLevelType w:val="hybridMultilevel"/>
    <w:tmpl w:val="5016BC8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3A812A4E"/>
    <w:multiLevelType w:val="multilevel"/>
    <w:tmpl w:val="407406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9F72B3"/>
    <w:multiLevelType w:val="hybridMultilevel"/>
    <w:tmpl w:val="840A0F94"/>
    <w:lvl w:ilvl="0" w:tplc="16E00688">
      <w:start w:val="1"/>
      <w:numFmt w:val="bullet"/>
      <w:lvlText w:val=""/>
      <w:lvlJc w:val="left"/>
      <w:pPr>
        <w:ind w:left="720" w:hanging="360"/>
      </w:pPr>
      <w:rPr>
        <w:rFonts w:hint="default" w:ascii="Symbol" w:hAnsi="Symbol"/>
      </w:rPr>
    </w:lvl>
    <w:lvl w:ilvl="1" w:tplc="E7A06696">
      <w:start w:val="1"/>
      <w:numFmt w:val="bullet"/>
      <w:lvlText w:val="o"/>
      <w:lvlJc w:val="left"/>
      <w:pPr>
        <w:ind w:left="1440" w:hanging="360"/>
      </w:pPr>
      <w:rPr>
        <w:rFonts w:hint="default" w:ascii="Courier New" w:hAnsi="Courier New"/>
      </w:rPr>
    </w:lvl>
    <w:lvl w:ilvl="2" w:tplc="EE3AF140">
      <w:start w:val="1"/>
      <w:numFmt w:val="bullet"/>
      <w:lvlText w:val=""/>
      <w:lvlJc w:val="left"/>
      <w:pPr>
        <w:ind w:left="2160" w:hanging="360"/>
      </w:pPr>
      <w:rPr>
        <w:rFonts w:hint="default" w:ascii="Wingdings" w:hAnsi="Wingdings"/>
      </w:rPr>
    </w:lvl>
    <w:lvl w:ilvl="3" w:tplc="C4DA54C6">
      <w:start w:val="1"/>
      <w:numFmt w:val="bullet"/>
      <w:lvlText w:val=""/>
      <w:lvlJc w:val="left"/>
      <w:pPr>
        <w:ind w:left="2880" w:hanging="360"/>
      </w:pPr>
      <w:rPr>
        <w:rFonts w:hint="default" w:ascii="Symbol" w:hAnsi="Symbol"/>
      </w:rPr>
    </w:lvl>
    <w:lvl w:ilvl="4" w:tplc="8606FE88">
      <w:start w:val="1"/>
      <w:numFmt w:val="bullet"/>
      <w:lvlText w:val="o"/>
      <w:lvlJc w:val="left"/>
      <w:pPr>
        <w:ind w:left="3600" w:hanging="360"/>
      </w:pPr>
      <w:rPr>
        <w:rFonts w:hint="default" w:ascii="Courier New" w:hAnsi="Courier New"/>
      </w:rPr>
    </w:lvl>
    <w:lvl w:ilvl="5" w:tplc="59242020">
      <w:start w:val="1"/>
      <w:numFmt w:val="bullet"/>
      <w:lvlText w:val=""/>
      <w:lvlJc w:val="left"/>
      <w:pPr>
        <w:ind w:left="4320" w:hanging="360"/>
      </w:pPr>
      <w:rPr>
        <w:rFonts w:hint="default" w:ascii="Wingdings" w:hAnsi="Wingdings"/>
      </w:rPr>
    </w:lvl>
    <w:lvl w:ilvl="6" w:tplc="CAA48C46">
      <w:start w:val="1"/>
      <w:numFmt w:val="bullet"/>
      <w:lvlText w:val=""/>
      <w:lvlJc w:val="left"/>
      <w:pPr>
        <w:ind w:left="5040" w:hanging="360"/>
      </w:pPr>
      <w:rPr>
        <w:rFonts w:hint="default" w:ascii="Symbol" w:hAnsi="Symbol"/>
      </w:rPr>
    </w:lvl>
    <w:lvl w:ilvl="7" w:tplc="DE58763A">
      <w:start w:val="1"/>
      <w:numFmt w:val="bullet"/>
      <w:lvlText w:val="o"/>
      <w:lvlJc w:val="left"/>
      <w:pPr>
        <w:ind w:left="5760" w:hanging="360"/>
      </w:pPr>
      <w:rPr>
        <w:rFonts w:hint="default" w:ascii="Courier New" w:hAnsi="Courier New"/>
      </w:rPr>
    </w:lvl>
    <w:lvl w:ilvl="8" w:tplc="FF646D40">
      <w:start w:val="1"/>
      <w:numFmt w:val="bullet"/>
      <w:lvlText w:val=""/>
      <w:lvlJc w:val="left"/>
      <w:pPr>
        <w:ind w:left="6480" w:hanging="360"/>
      </w:pPr>
      <w:rPr>
        <w:rFonts w:hint="default" w:ascii="Wingdings" w:hAnsi="Wingdings"/>
      </w:rPr>
    </w:lvl>
  </w:abstractNum>
  <w:abstractNum w:abstractNumId="23" w15:restartNumberingAfterBreak="0">
    <w:nsid w:val="3B82F262"/>
    <w:multiLevelType w:val="hybridMultilevel"/>
    <w:tmpl w:val="0CCA0948"/>
    <w:lvl w:ilvl="0" w:tplc="7BB089A4">
      <w:start w:val="1"/>
      <w:numFmt w:val="decimal"/>
      <w:lvlText w:val="%1."/>
      <w:lvlJc w:val="left"/>
      <w:pPr>
        <w:ind w:left="720" w:hanging="360"/>
      </w:pPr>
    </w:lvl>
    <w:lvl w:ilvl="1" w:tplc="C33EB4DE">
      <w:start w:val="1"/>
      <w:numFmt w:val="lowerLetter"/>
      <w:lvlText w:val="%2."/>
      <w:lvlJc w:val="left"/>
      <w:pPr>
        <w:ind w:left="1440" w:hanging="360"/>
      </w:pPr>
    </w:lvl>
    <w:lvl w:ilvl="2" w:tplc="49ACCABA">
      <w:start w:val="1"/>
      <w:numFmt w:val="lowerRoman"/>
      <w:lvlText w:val="%3."/>
      <w:lvlJc w:val="right"/>
      <w:pPr>
        <w:ind w:left="2160" w:hanging="180"/>
      </w:pPr>
    </w:lvl>
    <w:lvl w:ilvl="3" w:tplc="CDA24F04">
      <w:start w:val="1"/>
      <w:numFmt w:val="decimal"/>
      <w:lvlText w:val="%4."/>
      <w:lvlJc w:val="left"/>
      <w:pPr>
        <w:ind w:left="2880" w:hanging="360"/>
      </w:pPr>
    </w:lvl>
    <w:lvl w:ilvl="4" w:tplc="9E021A96">
      <w:start w:val="1"/>
      <w:numFmt w:val="lowerLetter"/>
      <w:lvlText w:val="%5."/>
      <w:lvlJc w:val="left"/>
      <w:pPr>
        <w:ind w:left="3600" w:hanging="360"/>
      </w:pPr>
    </w:lvl>
    <w:lvl w:ilvl="5" w:tplc="6D140D82">
      <w:start w:val="1"/>
      <w:numFmt w:val="lowerRoman"/>
      <w:lvlText w:val="%6."/>
      <w:lvlJc w:val="right"/>
      <w:pPr>
        <w:ind w:left="4320" w:hanging="180"/>
      </w:pPr>
    </w:lvl>
    <w:lvl w:ilvl="6" w:tplc="B186E5CE">
      <w:start w:val="1"/>
      <w:numFmt w:val="decimal"/>
      <w:lvlText w:val="%7."/>
      <w:lvlJc w:val="left"/>
      <w:pPr>
        <w:ind w:left="5040" w:hanging="360"/>
      </w:pPr>
    </w:lvl>
    <w:lvl w:ilvl="7" w:tplc="91AE27B2">
      <w:start w:val="1"/>
      <w:numFmt w:val="lowerLetter"/>
      <w:lvlText w:val="%8."/>
      <w:lvlJc w:val="left"/>
      <w:pPr>
        <w:ind w:left="5760" w:hanging="360"/>
      </w:pPr>
    </w:lvl>
    <w:lvl w:ilvl="8" w:tplc="4F26F140">
      <w:start w:val="1"/>
      <w:numFmt w:val="lowerRoman"/>
      <w:lvlText w:val="%9."/>
      <w:lvlJc w:val="right"/>
      <w:pPr>
        <w:ind w:left="6480" w:hanging="180"/>
      </w:pPr>
    </w:lvl>
  </w:abstractNum>
  <w:abstractNum w:abstractNumId="24" w15:restartNumberingAfterBreak="0">
    <w:nsid w:val="3D1EAC16"/>
    <w:multiLevelType w:val="hybridMultilevel"/>
    <w:tmpl w:val="6CD2498C"/>
    <w:lvl w:ilvl="0" w:tplc="F2B49F9E">
      <w:start w:val="1"/>
      <w:numFmt w:val="bullet"/>
      <w:lvlText w:val=""/>
      <w:lvlJc w:val="left"/>
      <w:pPr>
        <w:ind w:left="720" w:hanging="360"/>
      </w:pPr>
      <w:rPr>
        <w:rFonts w:hint="default" w:ascii="Symbol" w:hAnsi="Symbol"/>
      </w:rPr>
    </w:lvl>
    <w:lvl w:ilvl="1" w:tplc="0504C4EA">
      <w:start w:val="1"/>
      <w:numFmt w:val="bullet"/>
      <w:lvlText w:val="o"/>
      <w:lvlJc w:val="left"/>
      <w:pPr>
        <w:ind w:left="1440" w:hanging="360"/>
      </w:pPr>
      <w:rPr>
        <w:rFonts w:hint="default" w:ascii="Courier New" w:hAnsi="Courier New"/>
      </w:rPr>
    </w:lvl>
    <w:lvl w:ilvl="2" w:tplc="FDCAD8C6">
      <w:start w:val="1"/>
      <w:numFmt w:val="bullet"/>
      <w:lvlText w:val=""/>
      <w:lvlJc w:val="left"/>
      <w:pPr>
        <w:ind w:left="2160" w:hanging="360"/>
      </w:pPr>
      <w:rPr>
        <w:rFonts w:hint="default" w:ascii="Wingdings" w:hAnsi="Wingdings"/>
      </w:rPr>
    </w:lvl>
    <w:lvl w:ilvl="3" w:tplc="AF6A0BAA">
      <w:start w:val="1"/>
      <w:numFmt w:val="bullet"/>
      <w:lvlText w:val=""/>
      <w:lvlJc w:val="left"/>
      <w:pPr>
        <w:ind w:left="2880" w:hanging="360"/>
      </w:pPr>
      <w:rPr>
        <w:rFonts w:hint="default" w:ascii="Symbol" w:hAnsi="Symbol"/>
      </w:rPr>
    </w:lvl>
    <w:lvl w:ilvl="4" w:tplc="D902CEE8">
      <w:start w:val="1"/>
      <w:numFmt w:val="bullet"/>
      <w:lvlText w:val="o"/>
      <w:lvlJc w:val="left"/>
      <w:pPr>
        <w:ind w:left="3600" w:hanging="360"/>
      </w:pPr>
      <w:rPr>
        <w:rFonts w:hint="default" w:ascii="Courier New" w:hAnsi="Courier New"/>
      </w:rPr>
    </w:lvl>
    <w:lvl w:ilvl="5" w:tplc="0EDC5DE2">
      <w:start w:val="1"/>
      <w:numFmt w:val="bullet"/>
      <w:lvlText w:val=""/>
      <w:lvlJc w:val="left"/>
      <w:pPr>
        <w:ind w:left="4320" w:hanging="360"/>
      </w:pPr>
      <w:rPr>
        <w:rFonts w:hint="default" w:ascii="Wingdings" w:hAnsi="Wingdings"/>
      </w:rPr>
    </w:lvl>
    <w:lvl w:ilvl="6" w:tplc="034CDDB0">
      <w:start w:val="1"/>
      <w:numFmt w:val="bullet"/>
      <w:lvlText w:val=""/>
      <w:lvlJc w:val="left"/>
      <w:pPr>
        <w:ind w:left="5040" w:hanging="360"/>
      </w:pPr>
      <w:rPr>
        <w:rFonts w:hint="default" w:ascii="Symbol" w:hAnsi="Symbol"/>
      </w:rPr>
    </w:lvl>
    <w:lvl w:ilvl="7" w:tplc="5D74A19A">
      <w:start w:val="1"/>
      <w:numFmt w:val="bullet"/>
      <w:lvlText w:val="o"/>
      <w:lvlJc w:val="left"/>
      <w:pPr>
        <w:ind w:left="5760" w:hanging="360"/>
      </w:pPr>
      <w:rPr>
        <w:rFonts w:hint="default" w:ascii="Courier New" w:hAnsi="Courier New"/>
      </w:rPr>
    </w:lvl>
    <w:lvl w:ilvl="8" w:tplc="441A201E">
      <w:start w:val="1"/>
      <w:numFmt w:val="bullet"/>
      <w:lvlText w:val=""/>
      <w:lvlJc w:val="left"/>
      <w:pPr>
        <w:ind w:left="6480" w:hanging="360"/>
      </w:pPr>
      <w:rPr>
        <w:rFonts w:hint="default" w:ascii="Wingdings" w:hAnsi="Wingdings"/>
      </w:rPr>
    </w:lvl>
  </w:abstractNum>
  <w:abstractNum w:abstractNumId="25" w15:restartNumberingAfterBreak="0">
    <w:nsid w:val="3D936463"/>
    <w:multiLevelType w:val="multilevel"/>
    <w:tmpl w:val="EC8E99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78C758"/>
    <w:multiLevelType w:val="hybridMultilevel"/>
    <w:tmpl w:val="DEF02670"/>
    <w:lvl w:ilvl="0" w:tplc="EB28F190">
      <w:start w:val="1"/>
      <w:numFmt w:val="bullet"/>
      <w:lvlText w:val=""/>
      <w:lvlJc w:val="left"/>
      <w:pPr>
        <w:ind w:left="360" w:hanging="360"/>
      </w:pPr>
      <w:rPr>
        <w:rFonts w:hint="default" w:ascii="Symbol" w:hAnsi="Symbol"/>
      </w:rPr>
    </w:lvl>
    <w:lvl w:ilvl="1" w:tplc="BB9A8CD8">
      <w:start w:val="1"/>
      <w:numFmt w:val="bullet"/>
      <w:lvlText w:val="o"/>
      <w:lvlJc w:val="left"/>
      <w:pPr>
        <w:ind w:left="1080" w:hanging="360"/>
      </w:pPr>
      <w:rPr>
        <w:rFonts w:hint="default" w:ascii="Courier New" w:hAnsi="Courier New"/>
      </w:rPr>
    </w:lvl>
    <w:lvl w:ilvl="2" w:tplc="C232B494">
      <w:start w:val="1"/>
      <w:numFmt w:val="bullet"/>
      <w:lvlText w:val=""/>
      <w:lvlJc w:val="left"/>
      <w:pPr>
        <w:ind w:left="1800" w:hanging="360"/>
      </w:pPr>
      <w:rPr>
        <w:rFonts w:hint="default" w:ascii="Wingdings" w:hAnsi="Wingdings"/>
      </w:rPr>
    </w:lvl>
    <w:lvl w:ilvl="3" w:tplc="15EAFEC8">
      <w:start w:val="1"/>
      <w:numFmt w:val="bullet"/>
      <w:lvlText w:val=""/>
      <w:lvlJc w:val="left"/>
      <w:pPr>
        <w:ind w:left="2520" w:hanging="360"/>
      </w:pPr>
      <w:rPr>
        <w:rFonts w:hint="default" w:ascii="Symbol" w:hAnsi="Symbol"/>
      </w:rPr>
    </w:lvl>
    <w:lvl w:ilvl="4" w:tplc="FDA8A7CA">
      <w:start w:val="1"/>
      <w:numFmt w:val="bullet"/>
      <w:lvlText w:val="o"/>
      <w:lvlJc w:val="left"/>
      <w:pPr>
        <w:ind w:left="3240" w:hanging="360"/>
      </w:pPr>
      <w:rPr>
        <w:rFonts w:hint="default" w:ascii="Courier New" w:hAnsi="Courier New"/>
      </w:rPr>
    </w:lvl>
    <w:lvl w:ilvl="5" w:tplc="77D83B6A">
      <w:start w:val="1"/>
      <w:numFmt w:val="bullet"/>
      <w:lvlText w:val=""/>
      <w:lvlJc w:val="left"/>
      <w:pPr>
        <w:ind w:left="3960" w:hanging="360"/>
      </w:pPr>
      <w:rPr>
        <w:rFonts w:hint="default" w:ascii="Wingdings" w:hAnsi="Wingdings"/>
      </w:rPr>
    </w:lvl>
    <w:lvl w:ilvl="6" w:tplc="E17CDABE">
      <w:start w:val="1"/>
      <w:numFmt w:val="bullet"/>
      <w:lvlText w:val=""/>
      <w:lvlJc w:val="left"/>
      <w:pPr>
        <w:ind w:left="4680" w:hanging="360"/>
      </w:pPr>
      <w:rPr>
        <w:rFonts w:hint="default" w:ascii="Symbol" w:hAnsi="Symbol"/>
      </w:rPr>
    </w:lvl>
    <w:lvl w:ilvl="7" w:tplc="39B64620">
      <w:start w:val="1"/>
      <w:numFmt w:val="bullet"/>
      <w:lvlText w:val="o"/>
      <w:lvlJc w:val="left"/>
      <w:pPr>
        <w:ind w:left="5400" w:hanging="360"/>
      </w:pPr>
      <w:rPr>
        <w:rFonts w:hint="default" w:ascii="Courier New" w:hAnsi="Courier New"/>
      </w:rPr>
    </w:lvl>
    <w:lvl w:ilvl="8" w:tplc="C2B8B4AA">
      <w:start w:val="1"/>
      <w:numFmt w:val="bullet"/>
      <w:lvlText w:val=""/>
      <w:lvlJc w:val="left"/>
      <w:pPr>
        <w:ind w:left="6120" w:hanging="360"/>
      </w:pPr>
      <w:rPr>
        <w:rFonts w:hint="default" w:ascii="Wingdings" w:hAnsi="Wingdings"/>
      </w:rPr>
    </w:lvl>
  </w:abstractNum>
  <w:abstractNum w:abstractNumId="27" w15:restartNumberingAfterBreak="0">
    <w:nsid w:val="53528717"/>
    <w:multiLevelType w:val="hybridMultilevel"/>
    <w:tmpl w:val="D1DA36C8"/>
    <w:lvl w:ilvl="0" w:tplc="E24C2068">
      <w:start w:val="1"/>
      <w:numFmt w:val="bullet"/>
      <w:lvlText w:val=""/>
      <w:lvlJc w:val="left"/>
      <w:pPr>
        <w:ind w:left="720" w:hanging="360"/>
      </w:pPr>
      <w:rPr>
        <w:rFonts w:hint="default" w:ascii="Symbol" w:hAnsi="Symbol"/>
      </w:rPr>
    </w:lvl>
    <w:lvl w:ilvl="1" w:tplc="B69067C8">
      <w:start w:val="1"/>
      <w:numFmt w:val="bullet"/>
      <w:lvlText w:val=""/>
      <w:lvlJc w:val="left"/>
      <w:pPr>
        <w:ind w:left="1440" w:hanging="360"/>
      </w:pPr>
      <w:rPr>
        <w:rFonts w:hint="default" w:ascii="Symbol" w:hAnsi="Symbol"/>
      </w:rPr>
    </w:lvl>
    <w:lvl w:ilvl="2" w:tplc="E346AB98">
      <w:start w:val="1"/>
      <w:numFmt w:val="bullet"/>
      <w:lvlText w:val=""/>
      <w:lvlJc w:val="left"/>
      <w:pPr>
        <w:ind w:left="2160" w:hanging="360"/>
      </w:pPr>
      <w:rPr>
        <w:rFonts w:hint="default" w:ascii="Wingdings" w:hAnsi="Wingdings"/>
      </w:rPr>
    </w:lvl>
    <w:lvl w:ilvl="3" w:tplc="5D088596">
      <w:start w:val="1"/>
      <w:numFmt w:val="bullet"/>
      <w:lvlText w:val=""/>
      <w:lvlJc w:val="left"/>
      <w:pPr>
        <w:ind w:left="2880" w:hanging="360"/>
      </w:pPr>
      <w:rPr>
        <w:rFonts w:hint="default" w:ascii="Symbol" w:hAnsi="Symbol"/>
      </w:rPr>
    </w:lvl>
    <w:lvl w:ilvl="4" w:tplc="4000A6E4">
      <w:start w:val="1"/>
      <w:numFmt w:val="bullet"/>
      <w:lvlText w:val="o"/>
      <w:lvlJc w:val="left"/>
      <w:pPr>
        <w:ind w:left="3600" w:hanging="360"/>
      </w:pPr>
      <w:rPr>
        <w:rFonts w:hint="default" w:ascii="Courier New" w:hAnsi="Courier New"/>
      </w:rPr>
    </w:lvl>
    <w:lvl w:ilvl="5" w:tplc="232007FE">
      <w:start w:val="1"/>
      <w:numFmt w:val="bullet"/>
      <w:lvlText w:val=""/>
      <w:lvlJc w:val="left"/>
      <w:pPr>
        <w:ind w:left="4320" w:hanging="360"/>
      </w:pPr>
      <w:rPr>
        <w:rFonts w:hint="default" w:ascii="Wingdings" w:hAnsi="Wingdings"/>
      </w:rPr>
    </w:lvl>
    <w:lvl w:ilvl="6" w:tplc="D9261268">
      <w:start w:val="1"/>
      <w:numFmt w:val="bullet"/>
      <w:lvlText w:val=""/>
      <w:lvlJc w:val="left"/>
      <w:pPr>
        <w:ind w:left="5040" w:hanging="360"/>
      </w:pPr>
      <w:rPr>
        <w:rFonts w:hint="default" w:ascii="Symbol" w:hAnsi="Symbol"/>
      </w:rPr>
    </w:lvl>
    <w:lvl w:ilvl="7" w:tplc="5B9251A6">
      <w:start w:val="1"/>
      <w:numFmt w:val="bullet"/>
      <w:lvlText w:val="o"/>
      <w:lvlJc w:val="left"/>
      <w:pPr>
        <w:ind w:left="5760" w:hanging="360"/>
      </w:pPr>
      <w:rPr>
        <w:rFonts w:hint="default" w:ascii="Courier New" w:hAnsi="Courier New"/>
      </w:rPr>
    </w:lvl>
    <w:lvl w:ilvl="8" w:tplc="B2285AC6">
      <w:start w:val="1"/>
      <w:numFmt w:val="bullet"/>
      <w:lvlText w:val=""/>
      <w:lvlJc w:val="left"/>
      <w:pPr>
        <w:ind w:left="6480" w:hanging="360"/>
      </w:pPr>
      <w:rPr>
        <w:rFonts w:hint="default" w:ascii="Wingdings" w:hAnsi="Wingdings"/>
      </w:rPr>
    </w:lvl>
  </w:abstractNum>
  <w:abstractNum w:abstractNumId="28" w15:restartNumberingAfterBreak="0">
    <w:nsid w:val="5A263CFB"/>
    <w:multiLevelType w:val="hybridMultilevel"/>
    <w:tmpl w:val="72BE7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EA9A395"/>
    <w:multiLevelType w:val="hybridMultilevel"/>
    <w:tmpl w:val="2424D04A"/>
    <w:lvl w:ilvl="0" w:tplc="306AC944">
      <w:start w:val="1"/>
      <w:numFmt w:val="decimal"/>
      <w:lvlText w:val="%1."/>
      <w:lvlJc w:val="left"/>
      <w:pPr>
        <w:ind w:left="720" w:hanging="360"/>
      </w:pPr>
    </w:lvl>
    <w:lvl w:ilvl="1" w:tplc="CC06BD76">
      <w:start w:val="1"/>
      <w:numFmt w:val="lowerLetter"/>
      <w:lvlText w:val="%2."/>
      <w:lvlJc w:val="left"/>
      <w:pPr>
        <w:ind w:left="1440" w:hanging="360"/>
      </w:pPr>
    </w:lvl>
    <w:lvl w:ilvl="2" w:tplc="DB5604CE">
      <w:start w:val="1"/>
      <w:numFmt w:val="lowerRoman"/>
      <w:lvlText w:val="%3."/>
      <w:lvlJc w:val="right"/>
      <w:pPr>
        <w:ind w:left="2160" w:hanging="180"/>
      </w:pPr>
    </w:lvl>
    <w:lvl w:ilvl="3" w:tplc="AF64FC92">
      <w:start w:val="1"/>
      <w:numFmt w:val="decimal"/>
      <w:lvlText w:val="%4."/>
      <w:lvlJc w:val="left"/>
      <w:pPr>
        <w:ind w:left="2880" w:hanging="360"/>
      </w:pPr>
    </w:lvl>
    <w:lvl w:ilvl="4" w:tplc="F1A61574">
      <w:start w:val="1"/>
      <w:numFmt w:val="lowerLetter"/>
      <w:lvlText w:val="%5."/>
      <w:lvlJc w:val="left"/>
      <w:pPr>
        <w:ind w:left="3600" w:hanging="360"/>
      </w:pPr>
    </w:lvl>
    <w:lvl w:ilvl="5" w:tplc="7DEC6F06">
      <w:start w:val="1"/>
      <w:numFmt w:val="lowerRoman"/>
      <w:lvlText w:val="%6."/>
      <w:lvlJc w:val="right"/>
      <w:pPr>
        <w:ind w:left="4320" w:hanging="180"/>
      </w:pPr>
    </w:lvl>
    <w:lvl w:ilvl="6" w:tplc="AE20B856">
      <w:start w:val="1"/>
      <w:numFmt w:val="decimal"/>
      <w:lvlText w:val="%7."/>
      <w:lvlJc w:val="left"/>
      <w:pPr>
        <w:ind w:left="5040" w:hanging="360"/>
      </w:pPr>
    </w:lvl>
    <w:lvl w:ilvl="7" w:tplc="694621CC">
      <w:start w:val="1"/>
      <w:numFmt w:val="lowerLetter"/>
      <w:lvlText w:val="%8."/>
      <w:lvlJc w:val="left"/>
      <w:pPr>
        <w:ind w:left="5760" w:hanging="360"/>
      </w:pPr>
    </w:lvl>
    <w:lvl w:ilvl="8" w:tplc="FBB84E72">
      <w:start w:val="1"/>
      <w:numFmt w:val="lowerRoman"/>
      <w:lvlText w:val="%9."/>
      <w:lvlJc w:val="right"/>
      <w:pPr>
        <w:ind w:left="6480" w:hanging="180"/>
      </w:pPr>
    </w:lvl>
  </w:abstractNum>
  <w:abstractNum w:abstractNumId="30" w15:restartNumberingAfterBreak="0">
    <w:nsid w:val="60EA3941"/>
    <w:multiLevelType w:val="hybridMultilevel"/>
    <w:tmpl w:val="8338666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6CD73C26"/>
    <w:multiLevelType w:val="multilevel"/>
    <w:tmpl w:val="BFF4AB50"/>
    <w:lvl w:ilvl="0">
      <w:start w:val="1"/>
      <w:numFmt w:val="decimal"/>
      <w:lvlText w:val="%1."/>
      <w:lvlJc w:val="left"/>
      <w:pPr>
        <w:ind w:left="720" w:hanging="360"/>
      </w:pPr>
    </w:lvl>
    <w:lvl w:ilvl="1">
      <w:start w:val="1"/>
      <w:numFmt w:val="decimal"/>
      <w:lvlText w:val="%1."/>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5870587"/>
    <w:multiLevelType w:val="hybridMultilevel"/>
    <w:tmpl w:val="CF128136"/>
    <w:lvl w:ilvl="0" w:tplc="6AAE224C">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001042"/>
    <w:multiLevelType w:val="multilevel"/>
    <w:tmpl w:val="DE04D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600B02"/>
    <w:multiLevelType w:val="hybridMultilevel"/>
    <w:tmpl w:val="6074C242"/>
    <w:lvl w:ilvl="0" w:tplc="E41A6AE8">
      <w:start w:val="1"/>
      <w:numFmt w:val="bullet"/>
      <w:lvlText w:val=""/>
      <w:lvlJc w:val="left"/>
      <w:pPr>
        <w:ind w:left="2160" w:hanging="360"/>
      </w:pPr>
      <w:rPr>
        <w:rFonts w:hint="default" w:ascii="Symbol" w:hAnsi="Symbol"/>
      </w:rPr>
    </w:lvl>
    <w:lvl w:ilvl="1" w:tplc="A044D0D8">
      <w:start w:val="1"/>
      <w:numFmt w:val="bullet"/>
      <w:lvlText w:val="o"/>
      <w:lvlJc w:val="left"/>
      <w:pPr>
        <w:ind w:left="1440" w:hanging="360"/>
      </w:pPr>
      <w:rPr>
        <w:rFonts w:hint="default" w:ascii="Courier New" w:hAnsi="Courier New"/>
      </w:rPr>
    </w:lvl>
    <w:lvl w:ilvl="2" w:tplc="6D828AB8">
      <w:start w:val="1"/>
      <w:numFmt w:val="bullet"/>
      <w:lvlText w:val=""/>
      <w:lvlJc w:val="left"/>
      <w:pPr>
        <w:ind w:left="2160" w:hanging="360"/>
      </w:pPr>
      <w:rPr>
        <w:rFonts w:hint="default" w:ascii="Wingdings" w:hAnsi="Wingdings"/>
      </w:rPr>
    </w:lvl>
    <w:lvl w:ilvl="3" w:tplc="5FB40F28">
      <w:start w:val="1"/>
      <w:numFmt w:val="bullet"/>
      <w:lvlText w:val=""/>
      <w:lvlJc w:val="left"/>
      <w:pPr>
        <w:ind w:left="2880" w:hanging="360"/>
      </w:pPr>
      <w:rPr>
        <w:rFonts w:hint="default" w:ascii="Symbol" w:hAnsi="Symbol"/>
      </w:rPr>
    </w:lvl>
    <w:lvl w:ilvl="4" w:tplc="D028280A">
      <w:start w:val="1"/>
      <w:numFmt w:val="bullet"/>
      <w:lvlText w:val="o"/>
      <w:lvlJc w:val="left"/>
      <w:pPr>
        <w:ind w:left="3600" w:hanging="360"/>
      </w:pPr>
      <w:rPr>
        <w:rFonts w:hint="default" w:ascii="Courier New" w:hAnsi="Courier New"/>
      </w:rPr>
    </w:lvl>
    <w:lvl w:ilvl="5" w:tplc="5B925FD8">
      <w:start w:val="1"/>
      <w:numFmt w:val="bullet"/>
      <w:lvlText w:val=""/>
      <w:lvlJc w:val="left"/>
      <w:pPr>
        <w:ind w:left="4320" w:hanging="360"/>
      </w:pPr>
      <w:rPr>
        <w:rFonts w:hint="default" w:ascii="Wingdings" w:hAnsi="Wingdings"/>
      </w:rPr>
    </w:lvl>
    <w:lvl w:ilvl="6" w:tplc="7696F9E8">
      <w:start w:val="1"/>
      <w:numFmt w:val="bullet"/>
      <w:lvlText w:val=""/>
      <w:lvlJc w:val="left"/>
      <w:pPr>
        <w:ind w:left="5040" w:hanging="360"/>
      </w:pPr>
      <w:rPr>
        <w:rFonts w:hint="default" w:ascii="Symbol" w:hAnsi="Symbol"/>
      </w:rPr>
    </w:lvl>
    <w:lvl w:ilvl="7" w:tplc="00A8ABDE">
      <w:start w:val="1"/>
      <w:numFmt w:val="bullet"/>
      <w:lvlText w:val="o"/>
      <w:lvlJc w:val="left"/>
      <w:pPr>
        <w:ind w:left="5760" w:hanging="360"/>
      </w:pPr>
      <w:rPr>
        <w:rFonts w:hint="default" w:ascii="Courier New" w:hAnsi="Courier New"/>
      </w:rPr>
    </w:lvl>
    <w:lvl w:ilvl="8" w:tplc="EDAC724C">
      <w:start w:val="1"/>
      <w:numFmt w:val="bullet"/>
      <w:lvlText w:val=""/>
      <w:lvlJc w:val="left"/>
      <w:pPr>
        <w:ind w:left="6480" w:hanging="360"/>
      </w:pPr>
      <w:rPr>
        <w:rFonts w:hint="default" w:ascii="Wingdings" w:hAnsi="Wingdings"/>
      </w:rPr>
    </w:lvl>
  </w:abstractNum>
  <w:abstractNum w:abstractNumId="35" w15:restartNumberingAfterBreak="0">
    <w:nsid w:val="7DE76D56"/>
    <w:multiLevelType w:val="hybridMultilevel"/>
    <w:tmpl w:val="0630B5FA"/>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num w:numId="1" w16cid:durableId="1749882354">
    <w:abstractNumId w:val="19"/>
  </w:num>
  <w:num w:numId="2" w16cid:durableId="444539994">
    <w:abstractNumId w:val="27"/>
  </w:num>
  <w:num w:numId="3" w16cid:durableId="1091589026">
    <w:abstractNumId w:val="24"/>
  </w:num>
  <w:num w:numId="4" w16cid:durableId="1183007249">
    <w:abstractNumId w:val="13"/>
  </w:num>
  <w:num w:numId="5" w16cid:durableId="1190097343">
    <w:abstractNumId w:val="2"/>
  </w:num>
  <w:num w:numId="6" w16cid:durableId="1569685021">
    <w:abstractNumId w:val="30"/>
  </w:num>
  <w:num w:numId="7" w16cid:durableId="1380474811">
    <w:abstractNumId w:val="11"/>
  </w:num>
  <w:num w:numId="8" w16cid:durableId="997616497">
    <w:abstractNumId w:val="15"/>
  </w:num>
  <w:num w:numId="9" w16cid:durableId="708141629">
    <w:abstractNumId w:val="10"/>
  </w:num>
  <w:num w:numId="10" w16cid:durableId="1500120457">
    <w:abstractNumId w:val="14"/>
  </w:num>
  <w:num w:numId="11" w16cid:durableId="1177426550">
    <w:abstractNumId w:val="7"/>
  </w:num>
  <w:num w:numId="12" w16cid:durableId="816186776">
    <w:abstractNumId w:val="4"/>
  </w:num>
  <w:num w:numId="13" w16cid:durableId="1412509233">
    <w:abstractNumId w:val="16"/>
  </w:num>
  <w:num w:numId="14" w16cid:durableId="726034717">
    <w:abstractNumId w:val="35"/>
  </w:num>
  <w:num w:numId="15" w16cid:durableId="1031685113">
    <w:abstractNumId w:val="32"/>
  </w:num>
  <w:num w:numId="16" w16cid:durableId="1289124798">
    <w:abstractNumId w:val="5"/>
  </w:num>
  <w:num w:numId="17" w16cid:durableId="1719206524">
    <w:abstractNumId w:val="6"/>
  </w:num>
  <w:num w:numId="18" w16cid:durableId="146555941">
    <w:abstractNumId w:val="1"/>
  </w:num>
  <w:num w:numId="19" w16cid:durableId="1490638950">
    <w:abstractNumId w:val="3"/>
  </w:num>
  <w:num w:numId="20" w16cid:durableId="2061200200">
    <w:abstractNumId w:val="33"/>
  </w:num>
  <w:num w:numId="21" w16cid:durableId="154808029">
    <w:abstractNumId w:val="25"/>
  </w:num>
  <w:num w:numId="22" w16cid:durableId="308444472">
    <w:abstractNumId w:val="18"/>
  </w:num>
  <w:num w:numId="23" w16cid:durableId="590283707">
    <w:abstractNumId w:val="21"/>
  </w:num>
  <w:num w:numId="24" w16cid:durableId="921917149">
    <w:abstractNumId w:val="12"/>
  </w:num>
  <w:num w:numId="25" w16cid:durableId="600069160">
    <w:abstractNumId w:val="28"/>
  </w:num>
  <w:num w:numId="26" w16cid:durableId="97336385">
    <w:abstractNumId w:val="20"/>
  </w:num>
  <w:num w:numId="27" w16cid:durableId="319307152">
    <w:abstractNumId w:val="26"/>
  </w:num>
  <w:num w:numId="28" w16cid:durableId="1991983682">
    <w:abstractNumId w:val="22"/>
  </w:num>
  <w:num w:numId="29" w16cid:durableId="332537461">
    <w:abstractNumId w:val="34"/>
  </w:num>
  <w:num w:numId="30" w16cid:durableId="730464602">
    <w:abstractNumId w:val="9"/>
  </w:num>
  <w:num w:numId="31" w16cid:durableId="178785574">
    <w:abstractNumId w:val="23"/>
  </w:num>
  <w:num w:numId="32" w16cid:durableId="695077942">
    <w:abstractNumId w:val="17"/>
  </w:num>
  <w:num w:numId="33" w16cid:durableId="443770929">
    <w:abstractNumId w:val="29"/>
  </w:num>
  <w:num w:numId="34" w16cid:durableId="1574437912">
    <w:abstractNumId w:val="0"/>
  </w:num>
  <w:num w:numId="35" w16cid:durableId="1155729665">
    <w:abstractNumId w:val="31"/>
  </w:num>
  <w:num w:numId="36" w16cid:durableId="195968616">
    <w:abstractNumId w:val="8"/>
  </w:num>
  <w:numIdMacAtCleanup w:val="15"/>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trackRevisions w:val="false"/>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yMzY3tjQ0MzS0MLFU0lEKTi0uzszPAykwqQUA6NYDFSwAAAA="/>
  </w:docVars>
  <w:rsids>
    <w:rsidRoot w:val="00C25F3F"/>
    <w:rsid w:val="000032BF"/>
    <w:rsid w:val="00030DF8"/>
    <w:rsid w:val="000446E1"/>
    <w:rsid w:val="00046CDE"/>
    <w:rsid w:val="00072BC9"/>
    <w:rsid w:val="00080B18"/>
    <w:rsid w:val="000A08C2"/>
    <w:rsid w:val="000A7B9F"/>
    <w:rsid w:val="000C7C98"/>
    <w:rsid w:val="001207EE"/>
    <w:rsid w:val="0012615B"/>
    <w:rsid w:val="001303D0"/>
    <w:rsid w:val="001329ED"/>
    <w:rsid w:val="00163074"/>
    <w:rsid w:val="0016422A"/>
    <w:rsid w:val="0018275C"/>
    <w:rsid w:val="001840AF"/>
    <w:rsid w:val="001D70F8"/>
    <w:rsid w:val="001E116D"/>
    <w:rsid w:val="00200BA2"/>
    <w:rsid w:val="002067AD"/>
    <w:rsid w:val="00214429"/>
    <w:rsid w:val="0022440D"/>
    <w:rsid w:val="002435F2"/>
    <w:rsid w:val="00266159"/>
    <w:rsid w:val="00287A42"/>
    <w:rsid w:val="0029128A"/>
    <w:rsid w:val="0029715D"/>
    <w:rsid w:val="002A0375"/>
    <w:rsid w:val="002B4410"/>
    <w:rsid w:val="002C354B"/>
    <w:rsid w:val="002D1FBA"/>
    <w:rsid w:val="002E0851"/>
    <w:rsid w:val="002E776E"/>
    <w:rsid w:val="00311826"/>
    <w:rsid w:val="00316938"/>
    <w:rsid w:val="003178EF"/>
    <w:rsid w:val="003228A9"/>
    <w:rsid w:val="003250E6"/>
    <w:rsid w:val="003316E3"/>
    <w:rsid w:val="00343F3A"/>
    <w:rsid w:val="0035385C"/>
    <w:rsid w:val="0039010A"/>
    <w:rsid w:val="003D5729"/>
    <w:rsid w:val="003F3F22"/>
    <w:rsid w:val="00405B24"/>
    <w:rsid w:val="00415DF8"/>
    <w:rsid w:val="004316F3"/>
    <w:rsid w:val="00432859"/>
    <w:rsid w:val="0043594B"/>
    <w:rsid w:val="00444786"/>
    <w:rsid w:val="0047106D"/>
    <w:rsid w:val="0047150C"/>
    <w:rsid w:val="004E4942"/>
    <w:rsid w:val="00502A11"/>
    <w:rsid w:val="00507DCD"/>
    <w:rsid w:val="00515EBA"/>
    <w:rsid w:val="0052443B"/>
    <w:rsid w:val="0052757B"/>
    <w:rsid w:val="00533EEF"/>
    <w:rsid w:val="005358BE"/>
    <w:rsid w:val="005663D9"/>
    <w:rsid w:val="005938B9"/>
    <w:rsid w:val="005973C7"/>
    <w:rsid w:val="005A4306"/>
    <w:rsid w:val="005D2F95"/>
    <w:rsid w:val="005D5B3A"/>
    <w:rsid w:val="005E0AC6"/>
    <w:rsid w:val="005F7E2A"/>
    <w:rsid w:val="006138C3"/>
    <w:rsid w:val="00613E1D"/>
    <w:rsid w:val="00616EF8"/>
    <w:rsid w:val="0061741A"/>
    <w:rsid w:val="00634768"/>
    <w:rsid w:val="00642B0F"/>
    <w:rsid w:val="006502DF"/>
    <w:rsid w:val="006513DF"/>
    <w:rsid w:val="00660B1C"/>
    <w:rsid w:val="00683504"/>
    <w:rsid w:val="006B4615"/>
    <w:rsid w:val="006B6908"/>
    <w:rsid w:val="006D5BBC"/>
    <w:rsid w:val="006F0187"/>
    <w:rsid w:val="006F0522"/>
    <w:rsid w:val="00704B31"/>
    <w:rsid w:val="007274B7"/>
    <w:rsid w:val="00735F16"/>
    <w:rsid w:val="00751885"/>
    <w:rsid w:val="0075209A"/>
    <w:rsid w:val="00783CE9"/>
    <w:rsid w:val="007843FE"/>
    <w:rsid w:val="00785EB2"/>
    <w:rsid w:val="007968B6"/>
    <w:rsid w:val="007979B4"/>
    <w:rsid w:val="007B5D19"/>
    <w:rsid w:val="007C2157"/>
    <w:rsid w:val="007C3D59"/>
    <w:rsid w:val="007D2B41"/>
    <w:rsid w:val="007E3913"/>
    <w:rsid w:val="00806902"/>
    <w:rsid w:val="0081434A"/>
    <w:rsid w:val="0083063E"/>
    <w:rsid w:val="00832BD0"/>
    <w:rsid w:val="00837542"/>
    <w:rsid w:val="00846C3E"/>
    <w:rsid w:val="00852AC6"/>
    <w:rsid w:val="00855C7A"/>
    <w:rsid w:val="00874CDF"/>
    <w:rsid w:val="0087667A"/>
    <w:rsid w:val="008772CC"/>
    <w:rsid w:val="008935F4"/>
    <w:rsid w:val="008A7F6D"/>
    <w:rsid w:val="008B1252"/>
    <w:rsid w:val="008C6487"/>
    <w:rsid w:val="008E676F"/>
    <w:rsid w:val="00906EF3"/>
    <w:rsid w:val="00910D85"/>
    <w:rsid w:val="00917FE2"/>
    <w:rsid w:val="00936F99"/>
    <w:rsid w:val="00943726"/>
    <w:rsid w:val="009547DD"/>
    <w:rsid w:val="00963074"/>
    <w:rsid w:val="00985F60"/>
    <w:rsid w:val="00987699"/>
    <w:rsid w:val="009979FB"/>
    <w:rsid w:val="009A3C90"/>
    <w:rsid w:val="009A442A"/>
    <w:rsid w:val="009A7A32"/>
    <w:rsid w:val="009B3B52"/>
    <w:rsid w:val="009E0DB1"/>
    <w:rsid w:val="009E127E"/>
    <w:rsid w:val="009F6E85"/>
    <w:rsid w:val="009F7473"/>
    <w:rsid w:val="00A00FA6"/>
    <w:rsid w:val="00A01FCB"/>
    <w:rsid w:val="00A10579"/>
    <w:rsid w:val="00A1583D"/>
    <w:rsid w:val="00A360CE"/>
    <w:rsid w:val="00A40F87"/>
    <w:rsid w:val="00A42F3D"/>
    <w:rsid w:val="00A5DA15"/>
    <w:rsid w:val="00A70081"/>
    <w:rsid w:val="00A809BA"/>
    <w:rsid w:val="00A818F1"/>
    <w:rsid w:val="00A84AAE"/>
    <w:rsid w:val="00AB307C"/>
    <w:rsid w:val="00AC1198"/>
    <w:rsid w:val="00AD0346"/>
    <w:rsid w:val="00AE01C6"/>
    <w:rsid w:val="00AE1E48"/>
    <w:rsid w:val="00AF1644"/>
    <w:rsid w:val="00AF2BC7"/>
    <w:rsid w:val="00AF7F95"/>
    <w:rsid w:val="00B03AE3"/>
    <w:rsid w:val="00B42F3F"/>
    <w:rsid w:val="00B519C1"/>
    <w:rsid w:val="00B71D22"/>
    <w:rsid w:val="00B86092"/>
    <w:rsid w:val="00B93779"/>
    <w:rsid w:val="00B95322"/>
    <w:rsid w:val="00B97518"/>
    <w:rsid w:val="00BA4AC1"/>
    <w:rsid w:val="00BE4751"/>
    <w:rsid w:val="00C1195A"/>
    <w:rsid w:val="00C14010"/>
    <w:rsid w:val="00C16729"/>
    <w:rsid w:val="00C25F3F"/>
    <w:rsid w:val="00C7002D"/>
    <w:rsid w:val="00CA26B8"/>
    <w:rsid w:val="00CC6B5D"/>
    <w:rsid w:val="00CD7A56"/>
    <w:rsid w:val="00CF1F93"/>
    <w:rsid w:val="00CF679C"/>
    <w:rsid w:val="00CF6E26"/>
    <w:rsid w:val="00D000E7"/>
    <w:rsid w:val="00D10FCA"/>
    <w:rsid w:val="00D1567D"/>
    <w:rsid w:val="00D229F4"/>
    <w:rsid w:val="00D24E97"/>
    <w:rsid w:val="00D32B1F"/>
    <w:rsid w:val="00D371D5"/>
    <w:rsid w:val="00D60436"/>
    <w:rsid w:val="00D72046"/>
    <w:rsid w:val="00D72CBE"/>
    <w:rsid w:val="00DA3701"/>
    <w:rsid w:val="00DA3C7E"/>
    <w:rsid w:val="00DA6468"/>
    <w:rsid w:val="00DA731A"/>
    <w:rsid w:val="00DB28D5"/>
    <w:rsid w:val="00DC0787"/>
    <w:rsid w:val="00DC653C"/>
    <w:rsid w:val="00DD28DA"/>
    <w:rsid w:val="00DD5229"/>
    <w:rsid w:val="00DE1B27"/>
    <w:rsid w:val="00DE9BA5"/>
    <w:rsid w:val="00E00167"/>
    <w:rsid w:val="00E142C4"/>
    <w:rsid w:val="00E1725E"/>
    <w:rsid w:val="00E26C62"/>
    <w:rsid w:val="00E30AC7"/>
    <w:rsid w:val="00E46503"/>
    <w:rsid w:val="00E81CBB"/>
    <w:rsid w:val="00E87428"/>
    <w:rsid w:val="00EB0839"/>
    <w:rsid w:val="00EC1E6F"/>
    <w:rsid w:val="00EC68A7"/>
    <w:rsid w:val="00EE2DAA"/>
    <w:rsid w:val="00EE3F51"/>
    <w:rsid w:val="00EE5062"/>
    <w:rsid w:val="00EE5B73"/>
    <w:rsid w:val="00EE71CF"/>
    <w:rsid w:val="00EF754A"/>
    <w:rsid w:val="00F0418C"/>
    <w:rsid w:val="00F05777"/>
    <w:rsid w:val="00F126F0"/>
    <w:rsid w:val="00F27820"/>
    <w:rsid w:val="00F5232A"/>
    <w:rsid w:val="00F71603"/>
    <w:rsid w:val="00F751EA"/>
    <w:rsid w:val="00F805B4"/>
    <w:rsid w:val="00FA75D3"/>
    <w:rsid w:val="00FB387C"/>
    <w:rsid w:val="00FC2D5F"/>
    <w:rsid w:val="00FC7013"/>
    <w:rsid w:val="00FD398E"/>
    <w:rsid w:val="00FE2ED1"/>
    <w:rsid w:val="00FE6619"/>
    <w:rsid w:val="00FF01F4"/>
    <w:rsid w:val="00FF2C64"/>
    <w:rsid w:val="00FF5885"/>
    <w:rsid w:val="00FFCBC8"/>
    <w:rsid w:val="0135A02D"/>
    <w:rsid w:val="0191AE4E"/>
    <w:rsid w:val="01DC3341"/>
    <w:rsid w:val="01E07ED7"/>
    <w:rsid w:val="01E338B9"/>
    <w:rsid w:val="0230CE2D"/>
    <w:rsid w:val="0234E60E"/>
    <w:rsid w:val="023A42AA"/>
    <w:rsid w:val="023C39C3"/>
    <w:rsid w:val="02845B0D"/>
    <w:rsid w:val="02BC0DFF"/>
    <w:rsid w:val="02BE99B9"/>
    <w:rsid w:val="02C32BED"/>
    <w:rsid w:val="03D318CA"/>
    <w:rsid w:val="03D57317"/>
    <w:rsid w:val="041BD3A1"/>
    <w:rsid w:val="043B712C"/>
    <w:rsid w:val="0483D277"/>
    <w:rsid w:val="04C08859"/>
    <w:rsid w:val="04C11A13"/>
    <w:rsid w:val="04E670DF"/>
    <w:rsid w:val="0506DA95"/>
    <w:rsid w:val="053D019A"/>
    <w:rsid w:val="0547F4C2"/>
    <w:rsid w:val="05480172"/>
    <w:rsid w:val="0555D733"/>
    <w:rsid w:val="055ED765"/>
    <w:rsid w:val="05811BA9"/>
    <w:rsid w:val="05AD4A72"/>
    <w:rsid w:val="05DF60E9"/>
    <w:rsid w:val="060BA15E"/>
    <w:rsid w:val="0654303B"/>
    <w:rsid w:val="066D324D"/>
    <w:rsid w:val="069356F1"/>
    <w:rsid w:val="06A4D062"/>
    <w:rsid w:val="06E6DAC2"/>
    <w:rsid w:val="06EBFCC3"/>
    <w:rsid w:val="0705FB20"/>
    <w:rsid w:val="07292B94"/>
    <w:rsid w:val="076D0DAE"/>
    <w:rsid w:val="0778E334"/>
    <w:rsid w:val="078CC3E0"/>
    <w:rsid w:val="08093FFD"/>
    <w:rsid w:val="08201800"/>
    <w:rsid w:val="0835CB5D"/>
    <w:rsid w:val="088BD3F7"/>
    <w:rsid w:val="08BDF2D3"/>
    <w:rsid w:val="08DA4FC4"/>
    <w:rsid w:val="08EEAA22"/>
    <w:rsid w:val="092D646E"/>
    <w:rsid w:val="0947B878"/>
    <w:rsid w:val="09988F21"/>
    <w:rsid w:val="09A4D30F"/>
    <w:rsid w:val="09C6A251"/>
    <w:rsid w:val="09D70ECC"/>
    <w:rsid w:val="09E74526"/>
    <w:rsid w:val="09F58305"/>
    <w:rsid w:val="09F668C6"/>
    <w:rsid w:val="0A04BDFE"/>
    <w:rsid w:val="0A58527D"/>
    <w:rsid w:val="0A646E94"/>
    <w:rsid w:val="0AA2B0B0"/>
    <w:rsid w:val="0AB47BB8"/>
    <w:rsid w:val="0AC62B12"/>
    <w:rsid w:val="0ADCA563"/>
    <w:rsid w:val="0B872A88"/>
    <w:rsid w:val="0BE36FCC"/>
    <w:rsid w:val="0C0EC8D2"/>
    <w:rsid w:val="0C2788DC"/>
    <w:rsid w:val="0C3B8B36"/>
    <w:rsid w:val="0C4CBA5C"/>
    <w:rsid w:val="0C52C3A2"/>
    <w:rsid w:val="0C688EBD"/>
    <w:rsid w:val="0C75A3D8"/>
    <w:rsid w:val="0C7C02DC"/>
    <w:rsid w:val="0C85F27D"/>
    <w:rsid w:val="0CC1B03E"/>
    <w:rsid w:val="0CCC1D63"/>
    <w:rsid w:val="0CE9FEFD"/>
    <w:rsid w:val="0CF01423"/>
    <w:rsid w:val="0D3B814B"/>
    <w:rsid w:val="0DA11332"/>
    <w:rsid w:val="0DFF66F0"/>
    <w:rsid w:val="0E030E4B"/>
    <w:rsid w:val="0E03BD0E"/>
    <w:rsid w:val="0E342F1A"/>
    <w:rsid w:val="0E68BFF0"/>
    <w:rsid w:val="0E87CF8F"/>
    <w:rsid w:val="0E8BC906"/>
    <w:rsid w:val="0F741DDD"/>
    <w:rsid w:val="0FED490D"/>
    <w:rsid w:val="1002C776"/>
    <w:rsid w:val="10219FBF"/>
    <w:rsid w:val="10254081"/>
    <w:rsid w:val="10281A87"/>
    <w:rsid w:val="103D5E4D"/>
    <w:rsid w:val="10D19AB3"/>
    <w:rsid w:val="10E1979F"/>
    <w:rsid w:val="11024AF2"/>
    <w:rsid w:val="1182928F"/>
    <w:rsid w:val="1185AE62"/>
    <w:rsid w:val="11A33AA7"/>
    <w:rsid w:val="11B157B2"/>
    <w:rsid w:val="12176343"/>
    <w:rsid w:val="122E41AF"/>
    <w:rsid w:val="124345E8"/>
    <w:rsid w:val="124D3876"/>
    <w:rsid w:val="126CDC2F"/>
    <w:rsid w:val="1299D11E"/>
    <w:rsid w:val="12AF12FC"/>
    <w:rsid w:val="130D98D8"/>
    <w:rsid w:val="13281701"/>
    <w:rsid w:val="13350BE1"/>
    <w:rsid w:val="135ACFFB"/>
    <w:rsid w:val="136F0B8C"/>
    <w:rsid w:val="139DA986"/>
    <w:rsid w:val="13CB55CB"/>
    <w:rsid w:val="141B41E4"/>
    <w:rsid w:val="14400010"/>
    <w:rsid w:val="1443B10B"/>
    <w:rsid w:val="14A80AC7"/>
    <w:rsid w:val="14AFA2CF"/>
    <w:rsid w:val="14B789D8"/>
    <w:rsid w:val="14D5D5C9"/>
    <w:rsid w:val="1505AA72"/>
    <w:rsid w:val="1507D4B8"/>
    <w:rsid w:val="154B2E41"/>
    <w:rsid w:val="155362CD"/>
    <w:rsid w:val="1557BE9D"/>
    <w:rsid w:val="15701C69"/>
    <w:rsid w:val="1571B7F0"/>
    <w:rsid w:val="158E14AC"/>
    <w:rsid w:val="15E63134"/>
    <w:rsid w:val="15F70D2C"/>
    <w:rsid w:val="15FA1474"/>
    <w:rsid w:val="163D46AE"/>
    <w:rsid w:val="1663CE91"/>
    <w:rsid w:val="16941F3B"/>
    <w:rsid w:val="171DC92D"/>
    <w:rsid w:val="1720D92C"/>
    <w:rsid w:val="173F5B5B"/>
    <w:rsid w:val="1743D940"/>
    <w:rsid w:val="176ECF4C"/>
    <w:rsid w:val="1775BFDF"/>
    <w:rsid w:val="177E1604"/>
    <w:rsid w:val="178E89FA"/>
    <w:rsid w:val="17A68257"/>
    <w:rsid w:val="17F3AB8E"/>
    <w:rsid w:val="1804E5DF"/>
    <w:rsid w:val="18953EC0"/>
    <w:rsid w:val="18E0220C"/>
    <w:rsid w:val="18EEBB74"/>
    <w:rsid w:val="19020C72"/>
    <w:rsid w:val="19244567"/>
    <w:rsid w:val="196C1118"/>
    <w:rsid w:val="19D4B46D"/>
    <w:rsid w:val="1A94B871"/>
    <w:rsid w:val="1AB7BAFF"/>
    <w:rsid w:val="1ABF2F86"/>
    <w:rsid w:val="1B172D80"/>
    <w:rsid w:val="1B2C5EC4"/>
    <w:rsid w:val="1B60C3E0"/>
    <w:rsid w:val="1BA6E22F"/>
    <w:rsid w:val="1BED9EFD"/>
    <w:rsid w:val="1C0CA280"/>
    <w:rsid w:val="1C3088D2"/>
    <w:rsid w:val="1C37D030"/>
    <w:rsid w:val="1C3D794B"/>
    <w:rsid w:val="1C3FF655"/>
    <w:rsid w:val="1C538B60"/>
    <w:rsid w:val="1C62355D"/>
    <w:rsid w:val="1C9D3A01"/>
    <w:rsid w:val="1CADF454"/>
    <w:rsid w:val="1CB76363"/>
    <w:rsid w:val="1CC2C5CA"/>
    <w:rsid w:val="1CDE8B7D"/>
    <w:rsid w:val="1CF7C6A8"/>
    <w:rsid w:val="1D124F25"/>
    <w:rsid w:val="1D4535F5"/>
    <w:rsid w:val="1D6E1554"/>
    <w:rsid w:val="1D71D36A"/>
    <w:rsid w:val="1D83BCC6"/>
    <w:rsid w:val="1D889CA8"/>
    <w:rsid w:val="1D89E762"/>
    <w:rsid w:val="1DCC5933"/>
    <w:rsid w:val="1E02A21C"/>
    <w:rsid w:val="1E499DEE"/>
    <w:rsid w:val="1EC2EB60"/>
    <w:rsid w:val="1EE202A8"/>
    <w:rsid w:val="1EECEF57"/>
    <w:rsid w:val="1F395028"/>
    <w:rsid w:val="1F3A813D"/>
    <w:rsid w:val="1F665907"/>
    <w:rsid w:val="1F69C5AB"/>
    <w:rsid w:val="1FB484BC"/>
    <w:rsid w:val="1FB94C3C"/>
    <w:rsid w:val="1FC15932"/>
    <w:rsid w:val="20170633"/>
    <w:rsid w:val="20365965"/>
    <w:rsid w:val="203FB10F"/>
    <w:rsid w:val="20408DD8"/>
    <w:rsid w:val="2042EAFA"/>
    <w:rsid w:val="204FB327"/>
    <w:rsid w:val="20585DFC"/>
    <w:rsid w:val="206780DE"/>
    <w:rsid w:val="208B5F34"/>
    <w:rsid w:val="20BBCA06"/>
    <w:rsid w:val="21064A93"/>
    <w:rsid w:val="2112FF25"/>
    <w:rsid w:val="211406B1"/>
    <w:rsid w:val="2134EF08"/>
    <w:rsid w:val="219971F5"/>
    <w:rsid w:val="21C88C3C"/>
    <w:rsid w:val="21D88057"/>
    <w:rsid w:val="21E97DBD"/>
    <w:rsid w:val="22AECF86"/>
    <w:rsid w:val="2354EF4E"/>
    <w:rsid w:val="237D718F"/>
    <w:rsid w:val="23B8E5D7"/>
    <w:rsid w:val="23DAB890"/>
    <w:rsid w:val="2424C2D2"/>
    <w:rsid w:val="242F4B21"/>
    <w:rsid w:val="245C408B"/>
    <w:rsid w:val="246C11AC"/>
    <w:rsid w:val="247EE5CC"/>
    <w:rsid w:val="24A89F7A"/>
    <w:rsid w:val="24C8CC2E"/>
    <w:rsid w:val="24DA995D"/>
    <w:rsid w:val="24F4AF0E"/>
    <w:rsid w:val="251BAD42"/>
    <w:rsid w:val="251CA254"/>
    <w:rsid w:val="2523B696"/>
    <w:rsid w:val="252F5FD9"/>
    <w:rsid w:val="2564B954"/>
    <w:rsid w:val="25677765"/>
    <w:rsid w:val="25AF9737"/>
    <w:rsid w:val="25B2B5D0"/>
    <w:rsid w:val="261AAF79"/>
    <w:rsid w:val="262CC628"/>
    <w:rsid w:val="2649E520"/>
    <w:rsid w:val="264C9DD4"/>
    <w:rsid w:val="265AD051"/>
    <w:rsid w:val="269897E2"/>
    <w:rsid w:val="26A88AA0"/>
    <w:rsid w:val="26AEF293"/>
    <w:rsid w:val="26B0820D"/>
    <w:rsid w:val="26DDD889"/>
    <w:rsid w:val="26DDFAD9"/>
    <w:rsid w:val="272AB784"/>
    <w:rsid w:val="27593368"/>
    <w:rsid w:val="279360F5"/>
    <w:rsid w:val="27C591D6"/>
    <w:rsid w:val="27C89689"/>
    <w:rsid w:val="27DE15F6"/>
    <w:rsid w:val="280CB29B"/>
    <w:rsid w:val="2812B5F9"/>
    <w:rsid w:val="28143B0D"/>
    <w:rsid w:val="296BAB70"/>
    <w:rsid w:val="29785604"/>
    <w:rsid w:val="298FB838"/>
    <w:rsid w:val="299C9A69"/>
    <w:rsid w:val="29BECBB7"/>
    <w:rsid w:val="29D24263"/>
    <w:rsid w:val="29D6DC1F"/>
    <w:rsid w:val="2A10421A"/>
    <w:rsid w:val="2A597AEA"/>
    <w:rsid w:val="2A6BF398"/>
    <w:rsid w:val="2A8172F0"/>
    <w:rsid w:val="2A93D840"/>
    <w:rsid w:val="2AD4FEF3"/>
    <w:rsid w:val="2AF84C95"/>
    <w:rsid w:val="2AFF5FDF"/>
    <w:rsid w:val="2B01E9F9"/>
    <w:rsid w:val="2B14CC71"/>
    <w:rsid w:val="2B157F84"/>
    <w:rsid w:val="2BBD3841"/>
    <w:rsid w:val="2BC0E06F"/>
    <w:rsid w:val="2BCE11DB"/>
    <w:rsid w:val="2BEBB90C"/>
    <w:rsid w:val="2C35330D"/>
    <w:rsid w:val="2C451905"/>
    <w:rsid w:val="2C55B1CC"/>
    <w:rsid w:val="2C59BB31"/>
    <w:rsid w:val="2C782E4D"/>
    <w:rsid w:val="2C8AEEE2"/>
    <w:rsid w:val="2C944CCA"/>
    <w:rsid w:val="2CA557CD"/>
    <w:rsid w:val="2CC53279"/>
    <w:rsid w:val="2CCC05A4"/>
    <w:rsid w:val="2D15A01E"/>
    <w:rsid w:val="2D28BA30"/>
    <w:rsid w:val="2D418739"/>
    <w:rsid w:val="2D655E3F"/>
    <w:rsid w:val="2D92A0A3"/>
    <w:rsid w:val="2DCD0F6D"/>
    <w:rsid w:val="2DCE4DEB"/>
    <w:rsid w:val="2DCFDC53"/>
    <w:rsid w:val="2DDA1DD6"/>
    <w:rsid w:val="2DEF4973"/>
    <w:rsid w:val="2E0457F6"/>
    <w:rsid w:val="2E1F6F1E"/>
    <w:rsid w:val="2E59DEFE"/>
    <w:rsid w:val="2E8FE32F"/>
    <w:rsid w:val="2EE1B8D5"/>
    <w:rsid w:val="2F12C20E"/>
    <w:rsid w:val="2F53AB72"/>
    <w:rsid w:val="2F865EE6"/>
    <w:rsid w:val="2FE16F21"/>
    <w:rsid w:val="2FEB0C38"/>
    <w:rsid w:val="2FED0349"/>
    <w:rsid w:val="2FEE66C9"/>
    <w:rsid w:val="30099CFA"/>
    <w:rsid w:val="303ED863"/>
    <w:rsid w:val="3048787E"/>
    <w:rsid w:val="306ADFA0"/>
    <w:rsid w:val="313DBE9F"/>
    <w:rsid w:val="313E5110"/>
    <w:rsid w:val="318C80E4"/>
    <w:rsid w:val="31BA09B9"/>
    <w:rsid w:val="320C370B"/>
    <w:rsid w:val="3274F8FF"/>
    <w:rsid w:val="327A1A0C"/>
    <w:rsid w:val="328B4C34"/>
    <w:rsid w:val="328C6CBB"/>
    <w:rsid w:val="32A301BD"/>
    <w:rsid w:val="32AD2DC3"/>
    <w:rsid w:val="32BDDF43"/>
    <w:rsid w:val="331057D0"/>
    <w:rsid w:val="3330A519"/>
    <w:rsid w:val="334D99B5"/>
    <w:rsid w:val="3350002B"/>
    <w:rsid w:val="337B6A74"/>
    <w:rsid w:val="3382B923"/>
    <w:rsid w:val="33921855"/>
    <w:rsid w:val="339E5EF6"/>
    <w:rsid w:val="33B0B22D"/>
    <w:rsid w:val="33B0C8BD"/>
    <w:rsid w:val="33C42C8B"/>
    <w:rsid w:val="33C4393B"/>
    <w:rsid w:val="33C58D51"/>
    <w:rsid w:val="33C8CCC2"/>
    <w:rsid w:val="33EBDB2C"/>
    <w:rsid w:val="3411290F"/>
    <w:rsid w:val="342394B5"/>
    <w:rsid w:val="34271C95"/>
    <w:rsid w:val="343249DB"/>
    <w:rsid w:val="343ED21E"/>
    <w:rsid w:val="347030FE"/>
    <w:rsid w:val="348185B2"/>
    <w:rsid w:val="34A39453"/>
    <w:rsid w:val="34E652F6"/>
    <w:rsid w:val="351AC219"/>
    <w:rsid w:val="3556D02C"/>
    <w:rsid w:val="35647A02"/>
    <w:rsid w:val="3570F812"/>
    <w:rsid w:val="3578120C"/>
    <w:rsid w:val="357A1E25"/>
    <w:rsid w:val="3594C477"/>
    <w:rsid w:val="35F6DD2E"/>
    <w:rsid w:val="35F92AE9"/>
    <w:rsid w:val="35FBAF3E"/>
    <w:rsid w:val="36168062"/>
    <w:rsid w:val="3639D5AD"/>
    <w:rsid w:val="3650FBCD"/>
    <w:rsid w:val="36C8C7F8"/>
    <w:rsid w:val="36D07D40"/>
    <w:rsid w:val="36EBEF61"/>
    <w:rsid w:val="36F7DD27"/>
    <w:rsid w:val="37042192"/>
    <w:rsid w:val="3735356B"/>
    <w:rsid w:val="37425EE6"/>
    <w:rsid w:val="3773A92B"/>
    <w:rsid w:val="37969879"/>
    <w:rsid w:val="37E6E8C0"/>
    <w:rsid w:val="380B666F"/>
    <w:rsid w:val="3834EB72"/>
    <w:rsid w:val="3847AC51"/>
    <w:rsid w:val="38604B29"/>
    <w:rsid w:val="3871B38A"/>
    <w:rsid w:val="387B8E9F"/>
    <w:rsid w:val="38D9C1CC"/>
    <w:rsid w:val="3912A0D9"/>
    <w:rsid w:val="392997DB"/>
    <w:rsid w:val="3943F027"/>
    <w:rsid w:val="396F6F32"/>
    <w:rsid w:val="39B78745"/>
    <w:rsid w:val="39D67B47"/>
    <w:rsid w:val="39DCA06B"/>
    <w:rsid w:val="39E5683A"/>
    <w:rsid w:val="39EF3BFE"/>
    <w:rsid w:val="39FBAAAE"/>
    <w:rsid w:val="3A303697"/>
    <w:rsid w:val="3A85F895"/>
    <w:rsid w:val="3AFAE12D"/>
    <w:rsid w:val="3B24C642"/>
    <w:rsid w:val="3B2A3BC3"/>
    <w:rsid w:val="3B2B4E9D"/>
    <w:rsid w:val="3B2D30B0"/>
    <w:rsid w:val="3B507FB8"/>
    <w:rsid w:val="3B61065D"/>
    <w:rsid w:val="3BB6E274"/>
    <w:rsid w:val="3BC639F4"/>
    <w:rsid w:val="3BC7A8B1"/>
    <w:rsid w:val="3CE97FD0"/>
    <w:rsid w:val="3D1F9392"/>
    <w:rsid w:val="3D288A4E"/>
    <w:rsid w:val="3D51B050"/>
    <w:rsid w:val="3D84DAAE"/>
    <w:rsid w:val="3D930E73"/>
    <w:rsid w:val="3DDEE41C"/>
    <w:rsid w:val="3DE181D4"/>
    <w:rsid w:val="3DE8C6B6"/>
    <w:rsid w:val="3E0874AA"/>
    <w:rsid w:val="3E09A32F"/>
    <w:rsid w:val="3E1858AC"/>
    <w:rsid w:val="3E2283D5"/>
    <w:rsid w:val="3E87B89B"/>
    <w:rsid w:val="3EAAA4FE"/>
    <w:rsid w:val="3EBC3307"/>
    <w:rsid w:val="3ECF426C"/>
    <w:rsid w:val="3EEB5375"/>
    <w:rsid w:val="3EEF744E"/>
    <w:rsid w:val="3EFD5679"/>
    <w:rsid w:val="3F2D1988"/>
    <w:rsid w:val="3F2EDED4"/>
    <w:rsid w:val="3F3FE053"/>
    <w:rsid w:val="3F523913"/>
    <w:rsid w:val="3F58CB5A"/>
    <w:rsid w:val="3F5A11FB"/>
    <w:rsid w:val="3F78C9C5"/>
    <w:rsid w:val="3F9A03EB"/>
    <w:rsid w:val="3FEA8D3E"/>
    <w:rsid w:val="40336645"/>
    <w:rsid w:val="40450782"/>
    <w:rsid w:val="40DA3B21"/>
    <w:rsid w:val="40E91F77"/>
    <w:rsid w:val="410D8D23"/>
    <w:rsid w:val="41282015"/>
    <w:rsid w:val="41444FFD"/>
    <w:rsid w:val="4174B3EB"/>
    <w:rsid w:val="41C2CAB5"/>
    <w:rsid w:val="41EA23BB"/>
    <w:rsid w:val="41EC2746"/>
    <w:rsid w:val="41FF0AD0"/>
    <w:rsid w:val="4211A16B"/>
    <w:rsid w:val="425A0ED4"/>
    <w:rsid w:val="426243A9"/>
    <w:rsid w:val="42C9997F"/>
    <w:rsid w:val="42E7009C"/>
    <w:rsid w:val="42FA21E3"/>
    <w:rsid w:val="43425A86"/>
    <w:rsid w:val="43A59D04"/>
    <w:rsid w:val="43AA0D9A"/>
    <w:rsid w:val="43BA3579"/>
    <w:rsid w:val="44011027"/>
    <w:rsid w:val="440AD764"/>
    <w:rsid w:val="440E6D3C"/>
    <w:rsid w:val="443E0793"/>
    <w:rsid w:val="44B735F2"/>
    <w:rsid w:val="44E36FBA"/>
    <w:rsid w:val="45179DD8"/>
    <w:rsid w:val="453D8EEF"/>
    <w:rsid w:val="456A0968"/>
    <w:rsid w:val="458C9241"/>
    <w:rsid w:val="45C4B334"/>
    <w:rsid w:val="45CC68A7"/>
    <w:rsid w:val="45DBBA0B"/>
    <w:rsid w:val="460F63AA"/>
    <w:rsid w:val="46B417A1"/>
    <w:rsid w:val="46BEFCAA"/>
    <w:rsid w:val="46EF709A"/>
    <w:rsid w:val="46F77287"/>
    <w:rsid w:val="4729BBC1"/>
    <w:rsid w:val="487F6330"/>
    <w:rsid w:val="48824029"/>
    <w:rsid w:val="489EEF7A"/>
    <w:rsid w:val="48A51DFD"/>
    <w:rsid w:val="48C1912D"/>
    <w:rsid w:val="48FDECE3"/>
    <w:rsid w:val="493E91E7"/>
    <w:rsid w:val="494230AF"/>
    <w:rsid w:val="4967CD5B"/>
    <w:rsid w:val="49C31EBD"/>
    <w:rsid w:val="49C9840D"/>
    <w:rsid w:val="49CCB501"/>
    <w:rsid w:val="49E7E8D0"/>
    <w:rsid w:val="4A1E108A"/>
    <w:rsid w:val="4A33C37B"/>
    <w:rsid w:val="4A4B7D37"/>
    <w:rsid w:val="4A61269F"/>
    <w:rsid w:val="4A669258"/>
    <w:rsid w:val="4A8E4230"/>
    <w:rsid w:val="4AA9BD66"/>
    <w:rsid w:val="4ACF3292"/>
    <w:rsid w:val="4B242C6F"/>
    <w:rsid w:val="4B28A985"/>
    <w:rsid w:val="4B2CB385"/>
    <w:rsid w:val="4B2F4E32"/>
    <w:rsid w:val="4B93C4EB"/>
    <w:rsid w:val="4BEE11A1"/>
    <w:rsid w:val="4C199863"/>
    <w:rsid w:val="4C88AA4B"/>
    <w:rsid w:val="4CAABDAA"/>
    <w:rsid w:val="4CB1577D"/>
    <w:rsid w:val="4CB3261C"/>
    <w:rsid w:val="4CD52310"/>
    <w:rsid w:val="4CE09CDD"/>
    <w:rsid w:val="4CE6E5B9"/>
    <w:rsid w:val="4CE8CC6D"/>
    <w:rsid w:val="4D1F8992"/>
    <w:rsid w:val="4D1FBE2D"/>
    <w:rsid w:val="4D3709E1"/>
    <w:rsid w:val="4D4C749F"/>
    <w:rsid w:val="4D7B8804"/>
    <w:rsid w:val="4D9C278A"/>
    <w:rsid w:val="4E7BE3DD"/>
    <w:rsid w:val="4E82E2C2"/>
    <w:rsid w:val="4E9C8F26"/>
    <w:rsid w:val="4ECA5715"/>
    <w:rsid w:val="4F16F713"/>
    <w:rsid w:val="4F1D5AC3"/>
    <w:rsid w:val="4F7675F2"/>
    <w:rsid w:val="4F95EC4A"/>
    <w:rsid w:val="4FB857D5"/>
    <w:rsid w:val="4FBE3C28"/>
    <w:rsid w:val="4FCACC66"/>
    <w:rsid w:val="4FDC0948"/>
    <w:rsid w:val="4FED8E99"/>
    <w:rsid w:val="5039C51A"/>
    <w:rsid w:val="50572A54"/>
    <w:rsid w:val="506E223E"/>
    <w:rsid w:val="50A3F00B"/>
    <w:rsid w:val="5112D75F"/>
    <w:rsid w:val="514CEE57"/>
    <w:rsid w:val="515C726D"/>
    <w:rsid w:val="516F4054"/>
    <w:rsid w:val="518E9AC4"/>
    <w:rsid w:val="519ECCAA"/>
    <w:rsid w:val="51A22359"/>
    <w:rsid w:val="5275DF59"/>
    <w:rsid w:val="530D4D6E"/>
    <w:rsid w:val="533E0B51"/>
    <w:rsid w:val="536F32A8"/>
    <w:rsid w:val="536FB6ED"/>
    <w:rsid w:val="53F211BC"/>
    <w:rsid w:val="542B08C0"/>
    <w:rsid w:val="54A1B22A"/>
    <w:rsid w:val="54E2B010"/>
    <w:rsid w:val="54FD6922"/>
    <w:rsid w:val="5506F97D"/>
    <w:rsid w:val="5544287B"/>
    <w:rsid w:val="5547EE5C"/>
    <w:rsid w:val="5548C69A"/>
    <w:rsid w:val="5584C53B"/>
    <w:rsid w:val="55A12220"/>
    <w:rsid w:val="55A9775B"/>
    <w:rsid w:val="55BF7874"/>
    <w:rsid w:val="55E4A572"/>
    <w:rsid w:val="55E5CA93"/>
    <w:rsid w:val="55F63D74"/>
    <w:rsid w:val="55F8C635"/>
    <w:rsid w:val="55F94D73"/>
    <w:rsid w:val="561700C3"/>
    <w:rsid w:val="56314B83"/>
    <w:rsid w:val="56330FD0"/>
    <w:rsid w:val="563403F8"/>
    <w:rsid w:val="56355F12"/>
    <w:rsid w:val="56413987"/>
    <w:rsid w:val="564FAAB6"/>
    <w:rsid w:val="56601088"/>
    <w:rsid w:val="56755335"/>
    <w:rsid w:val="568A1CC5"/>
    <w:rsid w:val="569D8887"/>
    <w:rsid w:val="56C5776A"/>
    <w:rsid w:val="56E333EB"/>
    <w:rsid w:val="57386AC7"/>
    <w:rsid w:val="57439FCE"/>
    <w:rsid w:val="57523431"/>
    <w:rsid w:val="5757EBBB"/>
    <w:rsid w:val="57A3A598"/>
    <w:rsid w:val="57A691E5"/>
    <w:rsid w:val="57BDCAD7"/>
    <w:rsid w:val="57C2B0B6"/>
    <w:rsid w:val="57FBD73A"/>
    <w:rsid w:val="580679F3"/>
    <w:rsid w:val="58ACC570"/>
    <w:rsid w:val="58AF800D"/>
    <w:rsid w:val="58B0B2F6"/>
    <w:rsid w:val="58BD1380"/>
    <w:rsid w:val="590A2BBD"/>
    <w:rsid w:val="5920101C"/>
    <w:rsid w:val="5958864F"/>
    <w:rsid w:val="597598C3"/>
    <w:rsid w:val="599DF4AE"/>
    <w:rsid w:val="59A100BE"/>
    <w:rsid w:val="59A6689A"/>
    <w:rsid w:val="59D1DB2C"/>
    <w:rsid w:val="59F78AE0"/>
    <w:rsid w:val="5A14954E"/>
    <w:rsid w:val="5A4EFC9C"/>
    <w:rsid w:val="5A73624E"/>
    <w:rsid w:val="5AA6027A"/>
    <w:rsid w:val="5AD2960B"/>
    <w:rsid w:val="5AE9D557"/>
    <w:rsid w:val="5AED6476"/>
    <w:rsid w:val="5B027E1E"/>
    <w:rsid w:val="5B2B8296"/>
    <w:rsid w:val="5B7F9339"/>
    <w:rsid w:val="5BF6C0A7"/>
    <w:rsid w:val="5C26C43F"/>
    <w:rsid w:val="5C644F94"/>
    <w:rsid w:val="5C9E54D1"/>
    <w:rsid w:val="5CB181F5"/>
    <w:rsid w:val="5CB9E835"/>
    <w:rsid w:val="5CD14165"/>
    <w:rsid w:val="5CDE1AD0"/>
    <w:rsid w:val="5CDFB66C"/>
    <w:rsid w:val="5CE565FC"/>
    <w:rsid w:val="5D617CE9"/>
    <w:rsid w:val="5D85DAFB"/>
    <w:rsid w:val="5D9408C2"/>
    <w:rsid w:val="5E1EF5CD"/>
    <w:rsid w:val="5E4F67EA"/>
    <w:rsid w:val="5E73B763"/>
    <w:rsid w:val="5E78F5A7"/>
    <w:rsid w:val="5E90E9F8"/>
    <w:rsid w:val="5E9AECBC"/>
    <w:rsid w:val="5EE4629F"/>
    <w:rsid w:val="5F21780A"/>
    <w:rsid w:val="5F4576C4"/>
    <w:rsid w:val="5F5FA2F6"/>
    <w:rsid w:val="5F88963E"/>
    <w:rsid w:val="5F9F3591"/>
    <w:rsid w:val="5FA146D4"/>
    <w:rsid w:val="601EF91E"/>
    <w:rsid w:val="602B3861"/>
    <w:rsid w:val="60355C57"/>
    <w:rsid w:val="608815B1"/>
    <w:rsid w:val="60A9D63C"/>
    <w:rsid w:val="60D2625D"/>
    <w:rsid w:val="611445DD"/>
    <w:rsid w:val="61706516"/>
    <w:rsid w:val="61723986"/>
    <w:rsid w:val="6184F318"/>
    <w:rsid w:val="61B6E094"/>
    <w:rsid w:val="61BD07E8"/>
    <w:rsid w:val="61D1BEEC"/>
    <w:rsid w:val="61DE6221"/>
    <w:rsid w:val="61EAEB2D"/>
    <w:rsid w:val="627CB937"/>
    <w:rsid w:val="62A8F985"/>
    <w:rsid w:val="62AD38C1"/>
    <w:rsid w:val="62F96DE6"/>
    <w:rsid w:val="630B64C5"/>
    <w:rsid w:val="6320C379"/>
    <w:rsid w:val="633AA62C"/>
    <w:rsid w:val="635DF933"/>
    <w:rsid w:val="635E8060"/>
    <w:rsid w:val="636496FF"/>
    <w:rsid w:val="638979C8"/>
    <w:rsid w:val="6433E8C6"/>
    <w:rsid w:val="64579B01"/>
    <w:rsid w:val="64816F52"/>
    <w:rsid w:val="64CB0672"/>
    <w:rsid w:val="64F75B72"/>
    <w:rsid w:val="65B5B128"/>
    <w:rsid w:val="65E7C8C6"/>
    <w:rsid w:val="65ECBA21"/>
    <w:rsid w:val="66226384"/>
    <w:rsid w:val="6626B26F"/>
    <w:rsid w:val="6634B9A0"/>
    <w:rsid w:val="6642EB8C"/>
    <w:rsid w:val="664A0C4D"/>
    <w:rsid w:val="667EEE3E"/>
    <w:rsid w:val="66920175"/>
    <w:rsid w:val="66A4E6FB"/>
    <w:rsid w:val="66BC3510"/>
    <w:rsid w:val="66E2FDA4"/>
    <w:rsid w:val="670D8372"/>
    <w:rsid w:val="670FADEC"/>
    <w:rsid w:val="671CAA7D"/>
    <w:rsid w:val="671EA8EA"/>
    <w:rsid w:val="6730C5E3"/>
    <w:rsid w:val="6771E2B5"/>
    <w:rsid w:val="67B7B91D"/>
    <w:rsid w:val="6870D055"/>
    <w:rsid w:val="68772B8A"/>
    <w:rsid w:val="68804D89"/>
    <w:rsid w:val="68A0BDBB"/>
    <w:rsid w:val="68CE5760"/>
    <w:rsid w:val="68D4A685"/>
    <w:rsid w:val="69398619"/>
    <w:rsid w:val="695534B3"/>
    <w:rsid w:val="699004FD"/>
    <w:rsid w:val="69CD8E50"/>
    <w:rsid w:val="69FD330F"/>
    <w:rsid w:val="6A11CE93"/>
    <w:rsid w:val="6A1CB8D7"/>
    <w:rsid w:val="6A4B71C1"/>
    <w:rsid w:val="6A679193"/>
    <w:rsid w:val="6A6D120A"/>
    <w:rsid w:val="6A7A2730"/>
    <w:rsid w:val="6A94FD37"/>
    <w:rsid w:val="6A9DB99B"/>
    <w:rsid w:val="6AB43736"/>
    <w:rsid w:val="6AF52332"/>
    <w:rsid w:val="6AFFF36F"/>
    <w:rsid w:val="6B413AA5"/>
    <w:rsid w:val="6B6D030F"/>
    <w:rsid w:val="6B758C3E"/>
    <w:rsid w:val="6B82FFF8"/>
    <w:rsid w:val="6B909C3A"/>
    <w:rsid w:val="6BC2A7F5"/>
    <w:rsid w:val="6BFD3A14"/>
    <w:rsid w:val="6C008522"/>
    <w:rsid w:val="6C9F9DE3"/>
    <w:rsid w:val="6CDD659C"/>
    <w:rsid w:val="6CE1E9AB"/>
    <w:rsid w:val="6D012204"/>
    <w:rsid w:val="6D4D6F01"/>
    <w:rsid w:val="6D5E7856"/>
    <w:rsid w:val="6D8EC52F"/>
    <w:rsid w:val="6D8F8C75"/>
    <w:rsid w:val="6DB63DB3"/>
    <w:rsid w:val="6DF0807B"/>
    <w:rsid w:val="6E04B3A7"/>
    <w:rsid w:val="6E24783E"/>
    <w:rsid w:val="6E3B9E5E"/>
    <w:rsid w:val="6E4A54DF"/>
    <w:rsid w:val="6E7F2E33"/>
    <w:rsid w:val="6E9F7AB1"/>
    <w:rsid w:val="6EB58499"/>
    <w:rsid w:val="6EB801ED"/>
    <w:rsid w:val="6EE3718A"/>
    <w:rsid w:val="6F04E845"/>
    <w:rsid w:val="6F293456"/>
    <w:rsid w:val="6F367C22"/>
    <w:rsid w:val="6F870734"/>
    <w:rsid w:val="6F8E7450"/>
    <w:rsid w:val="6FB4F709"/>
    <w:rsid w:val="6FB63D45"/>
    <w:rsid w:val="6FC61E5E"/>
    <w:rsid w:val="7032C442"/>
    <w:rsid w:val="70441A0B"/>
    <w:rsid w:val="70CFB652"/>
    <w:rsid w:val="70E92AD1"/>
    <w:rsid w:val="7145A05F"/>
    <w:rsid w:val="7192DA31"/>
    <w:rsid w:val="71B2F7C6"/>
    <w:rsid w:val="71C3A925"/>
    <w:rsid w:val="71D49327"/>
    <w:rsid w:val="7221F7B3"/>
    <w:rsid w:val="725C441A"/>
    <w:rsid w:val="7265EB7A"/>
    <w:rsid w:val="726B86B3"/>
    <w:rsid w:val="72CE0C1A"/>
    <w:rsid w:val="72E72500"/>
    <w:rsid w:val="731AA2AE"/>
    <w:rsid w:val="7323FE4A"/>
    <w:rsid w:val="732F22F7"/>
    <w:rsid w:val="73839623"/>
    <w:rsid w:val="74075714"/>
    <w:rsid w:val="747BFBF3"/>
    <w:rsid w:val="7482F625"/>
    <w:rsid w:val="749AD24E"/>
    <w:rsid w:val="749BA428"/>
    <w:rsid w:val="74C891E1"/>
    <w:rsid w:val="74DAA52A"/>
    <w:rsid w:val="750DA3E2"/>
    <w:rsid w:val="754F31D3"/>
    <w:rsid w:val="755A47A2"/>
    <w:rsid w:val="755B6E30"/>
    <w:rsid w:val="756B7897"/>
    <w:rsid w:val="75F193EE"/>
    <w:rsid w:val="75FA90D3"/>
    <w:rsid w:val="7635F55A"/>
    <w:rsid w:val="76496816"/>
    <w:rsid w:val="76621BE4"/>
    <w:rsid w:val="7676C6DA"/>
    <w:rsid w:val="767C7B0B"/>
    <w:rsid w:val="768B346D"/>
    <w:rsid w:val="76924DB8"/>
    <w:rsid w:val="76B96365"/>
    <w:rsid w:val="76C0EDDB"/>
    <w:rsid w:val="76CE3AE8"/>
    <w:rsid w:val="76EFEBC5"/>
    <w:rsid w:val="7704BFB9"/>
    <w:rsid w:val="772743F6"/>
    <w:rsid w:val="77469F85"/>
    <w:rsid w:val="7768B2D8"/>
    <w:rsid w:val="77A540E4"/>
    <w:rsid w:val="77ABA541"/>
    <w:rsid w:val="77B34376"/>
    <w:rsid w:val="77FF69D4"/>
    <w:rsid w:val="7812FE85"/>
    <w:rsid w:val="7819441A"/>
    <w:rsid w:val="782A10CD"/>
    <w:rsid w:val="788CD8A8"/>
    <w:rsid w:val="78BC2DC2"/>
    <w:rsid w:val="78F99631"/>
    <w:rsid w:val="792BAFC2"/>
    <w:rsid w:val="79A1677E"/>
    <w:rsid w:val="79AE164D"/>
    <w:rsid w:val="79CD3877"/>
    <w:rsid w:val="79FF5B7F"/>
    <w:rsid w:val="7A25E04D"/>
    <w:rsid w:val="7A2FAF01"/>
    <w:rsid w:val="7A5D703B"/>
    <w:rsid w:val="7A70B53C"/>
    <w:rsid w:val="7ABBCA5A"/>
    <w:rsid w:val="7AC09579"/>
    <w:rsid w:val="7B138397"/>
    <w:rsid w:val="7B459D80"/>
    <w:rsid w:val="7B58B6F5"/>
    <w:rsid w:val="7B80EB21"/>
    <w:rsid w:val="7BA6F583"/>
    <w:rsid w:val="7BB10E18"/>
    <w:rsid w:val="7BC03A86"/>
    <w:rsid w:val="7C4654E9"/>
    <w:rsid w:val="7C4C6174"/>
    <w:rsid w:val="7C5C8387"/>
    <w:rsid w:val="7C8AC86C"/>
    <w:rsid w:val="7C8E1992"/>
    <w:rsid w:val="7CA8ACAB"/>
    <w:rsid w:val="7CAC0FF3"/>
    <w:rsid w:val="7CCB7968"/>
    <w:rsid w:val="7CD26874"/>
    <w:rsid w:val="7D280C99"/>
    <w:rsid w:val="7D3FBFD5"/>
    <w:rsid w:val="7D6E62A0"/>
    <w:rsid w:val="7D775EA7"/>
    <w:rsid w:val="7DB7592A"/>
    <w:rsid w:val="7DCB6957"/>
    <w:rsid w:val="7DE804B7"/>
    <w:rsid w:val="7E0B08C1"/>
    <w:rsid w:val="7E156A07"/>
    <w:rsid w:val="7E156A07"/>
    <w:rsid w:val="7E3BCC49"/>
    <w:rsid w:val="7E5DCD76"/>
    <w:rsid w:val="7E62D67F"/>
    <w:rsid w:val="7E8ACC2E"/>
    <w:rsid w:val="7EBF1D7E"/>
    <w:rsid w:val="7ED0FC3D"/>
    <w:rsid w:val="7F130CE2"/>
    <w:rsid w:val="7F38FB85"/>
    <w:rsid w:val="7FAFF437"/>
    <w:rsid w:val="7FCEAA6B"/>
    <w:rsid w:val="7FD00205"/>
    <w:rsid w:val="7FE5E69D"/>
    <w:rsid w:val="7FE8D9DF"/>
    <w:rsid w:val="7FF95F7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B879094"/>
  <w15:chartTrackingRefBased/>
  <w15:docId w15:val="{EB38A7E8-0904-48D0-9621-07A7D24AE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unhideWhenUsed/>
    <w:qFormat/>
    <w:rsid w:val="0047150C"/>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C25F3F"/>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C25F3F"/>
  </w:style>
  <w:style w:type="character" w:styleId="eop" w:customStyle="1">
    <w:name w:val="eop"/>
    <w:basedOn w:val="DefaultParagraphFont"/>
    <w:rsid w:val="00C25F3F"/>
  </w:style>
  <w:style w:type="character" w:styleId="scxw147480925" w:customStyle="1">
    <w:name w:val="scxw147480925"/>
    <w:basedOn w:val="DefaultParagraphFont"/>
    <w:rsid w:val="00C25F3F"/>
  </w:style>
  <w:style w:type="character" w:styleId="textrun" w:customStyle="1">
    <w:name w:val="textrun"/>
    <w:basedOn w:val="DefaultParagraphFont"/>
    <w:rsid w:val="00C25F3F"/>
  </w:style>
  <w:style w:type="paragraph" w:styleId="ListParagraph">
    <w:name w:val="List Paragraph"/>
    <w:basedOn w:val="Normal"/>
    <w:uiPriority w:val="34"/>
    <w:qFormat/>
    <w:rsid w:val="00CD7A56"/>
    <w:pPr>
      <w:ind w:left="720"/>
      <w:contextualSpacing/>
    </w:pPr>
  </w:style>
  <w:style w:type="character" w:styleId="Hyperlink">
    <w:name w:val="Hyperlink"/>
    <w:basedOn w:val="DefaultParagraphFont"/>
    <w:uiPriority w:val="99"/>
    <w:unhideWhenUsed/>
    <w:rsid w:val="007843FE"/>
    <w:rPr>
      <w:color w:val="0563C1" w:themeColor="hyperlink"/>
      <w:u w:val="single"/>
    </w:rPr>
  </w:style>
  <w:style w:type="character" w:styleId="UnresolvedMention">
    <w:name w:val="Unresolved Mention"/>
    <w:basedOn w:val="DefaultParagraphFont"/>
    <w:uiPriority w:val="99"/>
    <w:semiHidden/>
    <w:unhideWhenUsed/>
    <w:rsid w:val="007843FE"/>
    <w:rPr>
      <w:color w:val="605E5C"/>
      <w:shd w:val="clear" w:color="auto" w:fill="E1DFDD"/>
    </w:rPr>
  </w:style>
  <w:style w:type="character" w:styleId="dynamic-keybinding" w:customStyle="1">
    <w:name w:val="dynamic-keybinding"/>
    <w:basedOn w:val="DefaultParagraphFont"/>
    <w:rsid w:val="00F5232A"/>
  </w:style>
  <w:style w:type="character" w:styleId="Strong">
    <w:name w:val="Strong"/>
    <w:basedOn w:val="DefaultParagraphFont"/>
    <w:uiPriority w:val="22"/>
    <w:qFormat/>
    <w:rsid w:val="00F5232A"/>
    <w:rPr>
      <w:b/>
      <w:bCs/>
    </w:rPr>
  </w:style>
  <w:style w:type="character" w:styleId="Heading2Char" w:customStyle="1">
    <w:name w:val="Heading 2 Char"/>
    <w:basedOn w:val="DefaultParagraphFont"/>
    <w:link w:val="Heading2"/>
    <w:uiPriority w:val="9"/>
    <w:rsid w:val="0047150C"/>
    <w:rPr>
      <w:rFonts w:asciiTheme="majorHAnsi" w:hAnsiTheme="majorHAnsi" w:eastAsiaTheme="majorEastAsia" w:cstheme="majorBidi"/>
      <w:color w:val="2F5496" w:themeColor="accent1" w:themeShade="BF"/>
      <w:sz w:val="26"/>
      <w:szCs w:val="26"/>
    </w:rPr>
  </w:style>
  <w:style w:type="character" w:styleId="Mention">
    <w:name w:val="Mention"/>
    <w:basedOn w:val="DefaultParagraphFont"/>
    <w:uiPriority w:val="99"/>
    <w:unhideWhenUsed/>
    <w:rPr>
      <w:color w:val="2B579A"/>
      <w:shd w:val="clear" w:color="auto" w:fill="E6E6E6"/>
    </w:rPr>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266159"/>
    <w:rPr>
      <w:color w:val="954F72" w:themeColor="followedHyperlink"/>
      <w:u w:val="single"/>
    </w:rPr>
  </w:style>
  <w:style w:type="paragraph" w:styleId="Revision">
    <w:name w:val="Revision"/>
    <w:hidden/>
    <w:uiPriority w:val="99"/>
    <w:semiHidden/>
    <w:rsid w:val="009B3B52"/>
    <w:pPr>
      <w:spacing w:after="0" w:line="240" w:lineRule="auto"/>
    </w:pPr>
  </w:style>
  <w:style w:type="paragraph" w:styleId="CommentSubject">
    <w:name w:val="annotation subject"/>
    <w:basedOn w:val="CommentText"/>
    <w:next w:val="CommentText"/>
    <w:link w:val="CommentSubjectChar"/>
    <w:uiPriority w:val="99"/>
    <w:semiHidden/>
    <w:unhideWhenUsed/>
    <w:rsid w:val="006B4615"/>
    <w:rPr>
      <w:b/>
      <w:bCs/>
    </w:rPr>
  </w:style>
  <w:style w:type="character" w:styleId="CommentSubjectChar" w:customStyle="1">
    <w:name w:val="Comment Subject Char"/>
    <w:basedOn w:val="CommentTextChar"/>
    <w:link w:val="CommentSubject"/>
    <w:uiPriority w:val="99"/>
    <w:semiHidden/>
    <w:rsid w:val="006B4615"/>
    <w:rPr>
      <w:b/>
      <w:bCs/>
      <w:sz w:val="20"/>
      <w:szCs w:val="20"/>
    </w:rPr>
  </w:style>
  <w:style w:type="paragraph" w:styleId="Header">
    <w:name w:val="header"/>
    <w:basedOn w:val="Normal"/>
    <w:link w:val="HeaderChar"/>
    <w:uiPriority w:val="99"/>
    <w:unhideWhenUsed/>
    <w:rsid w:val="00EE5062"/>
    <w:pPr>
      <w:tabs>
        <w:tab w:val="center" w:pos="4680"/>
        <w:tab w:val="right" w:pos="9360"/>
      </w:tabs>
      <w:spacing w:after="0" w:line="240" w:lineRule="auto"/>
    </w:pPr>
  </w:style>
  <w:style w:type="character" w:styleId="HeaderChar" w:customStyle="1">
    <w:name w:val="Header Char"/>
    <w:basedOn w:val="DefaultParagraphFont"/>
    <w:link w:val="Header"/>
    <w:uiPriority w:val="99"/>
    <w:rsid w:val="00EE5062"/>
  </w:style>
  <w:style w:type="paragraph" w:styleId="Footer">
    <w:name w:val="footer"/>
    <w:basedOn w:val="Normal"/>
    <w:link w:val="FooterChar"/>
    <w:uiPriority w:val="99"/>
    <w:unhideWhenUsed/>
    <w:rsid w:val="00EE5062"/>
    <w:pPr>
      <w:tabs>
        <w:tab w:val="center" w:pos="4680"/>
        <w:tab w:val="right" w:pos="9360"/>
      </w:tabs>
      <w:spacing w:after="0" w:line="240" w:lineRule="auto"/>
    </w:pPr>
  </w:style>
  <w:style w:type="character" w:styleId="FooterChar" w:customStyle="1">
    <w:name w:val="Footer Char"/>
    <w:basedOn w:val="DefaultParagraphFont"/>
    <w:link w:val="Footer"/>
    <w:uiPriority w:val="99"/>
    <w:rsid w:val="00EE50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9240">
      <w:bodyDiv w:val="1"/>
      <w:marLeft w:val="0"/>
      <w:marRight w:val="0"/>
      <w:marTop w:val="0"/>
      <w:marBottom w:val="0"/>
      <w:divBdr>
        <w:top w:val="none" w:sz="0" w:space="0" w:color="auto"/>
        <w:left w:val="none" w:sz="0" w:space="0" w:color="auto"/>
        <w:bottom w:val="none" w:sz="0" w:space="0" w:color="auto"/>
        <w:right w:val="none" w:sz="0" w:space="0" w:color="auto"/>
      </w:divBdr>
      <w:divsChild>
        <w:div w:id="210462173">
          <w:marLeft w:val="0"/>
          <w:marRight w:val="0"/>
          <w:marTop w:val="0"/>
          <w:marBottom w:val="0"/>
          <w:divBdr>
            <w:top w:val="none" w:sz="0" w:space="0" w:color="auto"/>
            <w:left w:val="none" w:sz="0" w:space="0" w:color="auto"/>
            <w:bottom w:val="none" w:sz="0" w:space="0" w:color="auto"/>
            <w:right w:val="none" w:sz="0" w:space="0" w:color="auto"/>
          </w:divBdr>
        </w:div>
        <w:div w:id="385836362">
          <w:marLeft w:val="0"/>
          <w:marRight w:val="0"/>
          <w:marTop w:val="0"/>
          <w:marBottom w:val="0"/>
          <w:divBdr>
            <w:top w:val="none" w:sz="0" w:space="0" w:color="auto"/>
            <w:left w:val="none" w:sz="0" w:space="0" w:color="auto"/>
            <w:bottom w:val="none" w:sz="0" w:space="0" w:color="auto"/>
            <w:right w:val="none" w:sz="0" w:space="0" w:color="auto"/>
          </w:divBdr>
          <w:divsChild>
            <w:div w:id="761225204">
              <w:marLeft w:val="0"/>
              <w:marRight w:val="0"/>
              <w:marTop w:val="0"/>
              <w:marBottom w:val="0"/>
              <w:divBdr>
                <w:top w:val="none" w:sz="0" w:space="0" w:color="auto"/>
                <w:left w:val="none" w:sz="0" w:space="0" w:color="auto"/>
                <w:bottom w:val="none" w:sz="0" w:space="0" w:color="auto"/>
                <w:right w:val="none" w:sz="0" w:space="0" w:color="auto"/>
              </w:divBdr>
            </w:div>
            <w:div w:id="979381877">
              <w:marLeft w:val="0"/>
              <w:marRight w:val="0"/>
              <w:marTop w:val="0"/>
              <w:marBottom w:val="0"/>
              <w:divBdr>
                <w:top w:val="none" w:sz="0" w:space="0" w:color="auto"/>
                <w:left w:val="none" w:sz="0" w:space="0" w:color="auto"/>
                <w:bottom w:val="none" w:sz="0" w:space="0" w:color="auto"/>
                <w:right w:val="none" w:sz="0" w:space="0" w:color="auto"/>
              </w:divBdr>
            </w:div>
            <w:div w:id="1134519139">
              <w:marLeft w:val="0"/>
              <w:marRight w:val="0"/>
              <w:marTop w:val="0"/>
              <w:marBottom w:val="0"/>
              <w:divBdr>
                <w:top w:val="none" w:sz="0" w:space="0" w:color="auto"/>
                <w:left w:val="none" w:sz="0" w:space="0" w:color="auto"/>
                <w:bottom w:val="none" w:sz="0" w:space="0" w:color="auto"/>
                <w:right w:val="none" w:sz="0" w:space="0" w:color="auto"/>
              </w:divBdr>
            </w:div>
            <w:div w:id="1252466371">
              <w:marLeft w:val="0"/>
              <w:marRight w:val="0"/>
              <w:marTop w:val="0"/>
              <w:marBottom w:val="0"/>
              <w:divBdr>
                <w:top w:val="none" w:sz="0" w:space="0" w:color="auto"/>
                <w:left w:val="none" w:sz="0" w:space="0" w:color="auto"/>
                <w:bottom w:val="none" w:sz="0" w:space="0" w:color="auto"/>
                <w:right w:val="none" w:sz="0" w:space="0" w:color="auto"/>
              </w:divBdr>
            </w:div>
            <w:div w:id="2002074305">
              <w:marLeft w:val="0"/>
              <w:marRight w:val="0"/>
              <w:marTop w:val="0"/>
              <w:marBottom w:val="0"/>
              <w:divBdr>
                <w:top w:val="none" w:sz="0" w:space="0" w:color="auto"/>
                <w:left w:val="none" w:sz="0" w:space="0" w:color="auto"/>
                <w:bottom w:val="none" w:sz="0" w:space="0" w:color="auto"/>
                <w:right w:val="none" w:sz="0" w:space="0" w:color="auto"/>
              </w:divBdr>
            </w:div>
          </w:divsChild>
        </w:div>
        <w:div w:id="416681145">
          <w:marLeft w:val="0"/>
          <w:marRight w:val="0"/>
          <w:marTop w:val="0"/>
          <w:marBottom w:val="0"/>
          <w:divBdr>
            <w:top w:val="none" w:sz="0" w:space="0" w:color="auto"/>
            <w:left w:val="none" w:sz="0" w:space="0" w:color="auto"/>
            <w:bottom w:val="none" w:sz="0" w:space="0" w:color="auto"/>
            <w:right w:val="none" w:sz="0" w:space="0" w:color="auto"/>
          </w:divBdr>
        </w:div>
        <w:div w:id="496773073">
          <w:marLeft w:val="0"/>
          <w:marRight w:val="0"/>
          <w:marTop w:val="0"/>
          <w:marBottom w:val="0"/>
          <w:divBdr>
            <w:top w:val="none" w:sz="0" w:space="0" w:color="auto"/>
            <w:left w:val="none" w:sz="0" w:space="0" w:color="auto"/>
            <w:bottom w:val="none" w:sz="0" w:space="0" w:color="auto"/>
            <w:right w:val="none" w:sz="0" w:space="0" w:color="auto"/>
          </w:divBdr>
          <w:divsChild>
            <w:div w:id="582568390">
              <w:marLeft w:val="0"/>
              <w:marRight w:val="0"/>
              <w:marTop w:val="0"/>
              <w:marBottom w:val="0"/>
              <w:divBdr>
                <w:top w:val="none" w:sz="0" w:space="0" w:color="auto"/>
                <w:left w:val="none" w:sz="0" w:space="0" w:color="auto"/>
                <w:bottom w:val="none" w:sz="0" w:space="0" w:color="auto"/>
                <w:right w:val="none" w:sz="0" w:space="0" w:color="auto"/>
              </w:divBdr>
            </w:div>
            <w:div w:id="800807659">
              <w:marLeft w:val="0"/>
              <w:marRight w:val="0"/>
              <w:marTop w:val="0"/>
              <w:marBottom w:val="0"/>
              <w:divBdr>
                <w:top w:val="none" w:sz="0" w:space="0" w:color="auto"/>
                <w:left w:val="none" w:sz="0" w:space="0" w:color="auto"/>
                <w:bottom w:val="none" w:sz="0" w:space="0" w:color="auto"/>
                <w:right w:val="none" w:sz="0" w:space="0" w:color="auto"/>
              </w:divBdr>
            </w:div>
            <w:div w:id="1484153874">
              <w:marLeft w:val="0"/>
              <w:marRight w:val="0"/>
              <w:marTop w:val="0"/>
              <w:marBottom w:val="0"/>
              <w:divBdr>
                <w:top w:val="none" w:sz="0" w:space="0" w:color="auto"/>
                <w:left w:val="none" w:sz="0" w:space="0" w:color="auto"/>
                <w:bottom w:val="none" w:sz="0" w:space="0" w:color="auto"/>
                <w:right w:val="none" w:sz="0" w:space="0" w:color="auto"/>
              </w:divBdr>
            </w:div>
            <w:div w:id="1705671106">
              <w:marLeft w:val="0"/>
              <w:marRight w:val="0"/>
              <w:marTop w:val="0"/>
              <w:marBottom w:val="0"/>
              <w:divBdr>
                <w:top w:val="none" w:sz="0" w:space="0" w:color="auto"/>
                <w:left w:val="none" w:sz="0" w:space="0" w:color="auto"/>
                <w:bottom w:val="none" w:sz="0" w:space="0" w:color="auto"/>
                <w:right w:val="none" w:sz="0" w:space="0" w:color="auto"/>
              </w:divBdr>
            </w:div>
            <w:div w:id="2122843616">
              <w:marLeft w:val="0"/>
              <w:marRight w:val="0"/>
              <w:marTop w:val="0"/>
              <w:marBottom w:val="0"/>
              <w:divBdr>
                <w:top w:val="none" w:sz="0" w:space="0" w:color="auto"/>
                <w:left w:val="none" w:sz="0" w:space="0" w:color="auto"/>
                <w:bottom w:val="none" w:sz="0" w:space="0" w:color="auto"/>
                <w:right w:val="none" w:sz="0" w:space="0" w:color="auto"/>
              </w:divBdr>
            </w:div>
          </w:divsChild>
        </w:div>
        <w:div w:id="542249464">
          <w:marLeft w:val="0"/>
          <w:marRight w:val="0"/>
          <w:marTop w:val="0"/>
          <w:marBottom w:val="0"/>
          <w:divBdr>
            <w:top w:val="none" w:sz="0" w:space="0" w:color="auto"/>
            <w:left w:val="none" w:sz="0" w:space="0" w:color="auto"/>
            <w:bottom w:val="none" w:sz="0" w:space="0" w:color="auto"/>
            <w:right w:val="none" w:sz="0" w:space="0" w:color="auto"/>
          </w:divBdr>
        </w:div>
        <w:div w:id="546381005">
          <w:marLeft w:val="0"/>
          <w:marRight w:val="0"/>
          <w:marTop w:val="0"/>
          <w:marBottom w:val="0"/>
          <w:divBdr>
            <w:top w:val="none" w:sz="0" w:space="0" w:color="auto"/>
            <w:left w:val="none" w:sz="0" w:space="0" w:color="auto"/>
            <w:bottom w:val="none" w:sz="0" w:space="0" w:color="auto"/>
            <w:right w:val="none" w:sz="0" w:space="0" w:color="auto"/>
          </w:divBdr>
          <w:divsChild>
            <w:div w:id="651104905">
              <w:marLeft w:val="0"/>
              <w:marRight w:val="0"/>
              <w:marTop w:val="0"/>
              <w:marBottom w:val="0"/>
              <w:divBdr>
                <w:top w:val="none" w:sz="0" w:space="0" w:color="auto"/>
                <w:left w:val="none" w:sz="0" w:space="0" w:color="auto"/>
                <w:bottom w:val="none" w:sz="0" w:space="0" w:color="auto"/>
                <w:right w:val="none" w:sz="0" w:space="0" w:color="auto"/>
              </w:divBdr>
            </w:div>
            <w:div w:id="1322536512">
              <w:marLeft w:val="0"/>
              <w:marRight w:val="0"/>
              <w:marTop w:val="0"/>
              <w:marBottom w:val="0"/>
              <w:divBdr>
                <w:top w:val="none" w:sz="0" w:space="0" w:color="auto"/>
                <w:left w:val="none" w:sz="0" w:space="0" w:color="auto"/>
                <w:bottom w:val="none" w:sz="0" w:space="0" w:color="auto"/>
                <w:right w:val="none" w:sz="0" w:space="0" w:color="auto"/>
              </w:divBdr>
            </w:div>
            <w:div w:id="1476485617">
              <w:marLeft w:val="0"/>
              <w:marRight w:val="0"/>
              <w:marTop w:val="0"/>
              <w:marBottom w:val="0"/>
              <w:divBdr>
                <w:top w:val="none" w:sz="0" w:space="0" w:color="auto"/>
                <w:left w:val="none" w:sz="0" w:space="0" w:color="auto"/>
                <w:bottom w:val="none" w:sz="0" w:space="0" w:color="auto"/>
                <w:right w:val="none" w:sz="0" w:space="0" w:color="auto"/>
              </w:divBdr>
            </w:div>
            <w:div w:id="2093161992">
              <w:marLeft w:val="0"/>
              <w:marRight w:val="0"/>
              <w:marTop w:val="0"/>
              <w:marBottom w:val="0"/>
              <w:divBdr>
                <w:top w:val="none" w:sz="0" w:space="0" w:color="auto"/>
                <w:left w:val="none" w:sz="0" w:space="0" w:color="auto"/>
                <w:bottom w:val="none" w:sz="0" w:space="0" w:color="auto"/>
                <w:right w:val="none" w:sz="0" w:space="0" w:color="auto"/>
              </w:divBdr>
            </w:div>
            <w:div w:id="2137984803">
              <w:marLeft w:val="0"/>
              <w:marRight w:val="0"/>
              <w:marTop w:val="0"/>
              <w:marBottom w:val="0"/>
              <w:divBdr>
                <w:top w:val="none" w:sz="0" w:space="0" w:color="auto"/>
                <w:left w:val="none" w:sz="0" w:space="0" w:color="auto"/>
                <w:bottom w:val="none" w:sz="0" w:space="0" w:color="auto"/>
                <w:right w:val="none" w:sz="0" w:space="0" w:color="auto"/>
              </w:divBdr>
            </w:div>
          </w:divsChild>
        </w:div>
        <w:div w:id="833034721">
          <w:marLeft w:val="0"/>
          <w:marRight w:val="0"/>
          <w:marTop w:val="0"/>
          <w:marBottom w:val="0"/>
          <w:divBdr>
            <w:top w:val="none" w:sz="0" w:space="0" w:color="auto"/>
            <w:left w:val="none" w:sz="0" w:space="0" w:color="auto"/>
            <w:bottom w:val="none" w:sz="0" w:space="0" w:color="auto"/>
            <w:right w:val="none" w:sz="0" w:space="0" w:color="auto"/>
          </w:divBdr>
        </w:div>
        <w:div w:id="844436965">
          <w:marLeft w:val="0"/>
          <w:marRight w:val="0"/>
          <w:marTop w:val="0"/>
          <w:marBottom w:val="0"/>
          <w:divBdr>
            <w:top w:val="none" w:sz="0" w:space="0" w:color="auto"/>
            <w:left w:val="none" w:sz="0" w:space="0" w:color="auto"/>
            <w:bottom w:val="none" w:sz="0" w:space="0" w:color="auto"/>
            <w:right w:val="none" w:sz="0" w:space="0" w:color="auto"/>
          </w:divBdr>
        </w:div>
        <w:div w:id="1525702991">
          <w:marLeft w:val="0"/>
          <w:marRight w:val="0"/>
          <w:marTop w:val="0"/>
          <w:marBottom w:val="0"/>
          <w:divBdr>
            <w:top w:val="none" w:sz="0" w:space="0" w:color="auto"/>
            <w:left w:val="none" w:sz="0" w:space="0" w:color="auto"/>
            <w:bottom w:val="none" w:sz="0" w:space="0" w:color="auto"/>
            <w:right w:val="none" w:sz="0" w:space="0" w:color="auto"/>
          </w:divBdr>
        </w:div>
        <w:div w:id="1703818457">
          <w:marLeft w:val="0"/>
          <w:marRight w:val="0"/>
          <w:marTop w:val="0"/>
          <w:marBottom w:val="0"/>
          <w:divBdr>
            <w:top w:val="none" w:sz="0" w:space="0" w:color="auto"/>
            <w:left w:val="none" w:sz="0" w:space="0" w:color="auto"/>
            <w:bottom w:val="none" w:sz="0" w:space="0" w:color="auto"/>
            <w:right w:val="none" w:sz="0" w:space="0" w:color="auto"/>
          </w:divBdr>
        </w:div>
        <w:div w:id="1717852800">
          <w:marLeft w:val="0"/>
          <w:marRight w:val="0"/>
          <w:marTop w:val="0"/>
          <w:marBottom w:val="0"/>
          <w:divBdr>
            <w:top w:val="none" w:sz="0" w:space="0" w:color="auto"/>
            <w:left w:val="none" w:sz="0" w:space="0" w:color="auto"/>
            <w:bottom w:val="none" w:sz="0" w:space="0" w:color="auto"/>
            <w:right w:val="none" w:sz="0" w:space="0" w:color="auto"/>
          </w:divBdr>
        </w:div>
        <w:div w:id="1774013953">
          <w:marLeft w:val="0"/>
          <w:marRight w:val="0"/>
          <w:marTop w:val="0"/>
          <w:marBottom w:val="0"/>
          <w:divBdr>
            <w:top w:val="none" w:sz="0" w:space="0" w:color="auto"/>
            <w:left w:val="none" w:sz="0" w:space="0" w:color="auto"/>
            <w:bottom w:val="none" w:sz="0" w:space="0" w:color="auto"/>
            <w:right w:val="none" w:sz="0" w:space="0" w:color="auto"/>
          </w:divBdr>
        </w:div>
        <w:div w:id="1834225262">
          <w:marLeft w:val="0"/>
          <w:marRight w:val="0"/>
          <w:marTop w:val="0"/>
          <w:marBottom w:val="0"/>
          <w:divBdr>
            <w:top w:val="none" w:sz="0" w:space="0" w:color="auto"/>
            <w:left w:val="none" w:sz="0" w:space="0" w:color="auto"/>
            <w:bottom w:val="none" w:sz="0" w:space="0" w:color="auto"/>
            <w:right w:val="none" w:sz="0" w:space="0" w:color="auto"/>
          </w:divBdr>
          <w:divsChild>
            <w:div w:id="159974469">
              <w:marLeft w:val="0"/>
              <w:marRight w:val="0"/>
              <w:marTop w:val="0"/>
              <w:marBottom w:val="0"/>
              <w:divBdr>
                <w:top w:val="none" w:sz="0" w:space="0" w:color="auto"/>
                <w:left w:val="none" w:sz="0" w:space="0" w:color="auto"/>
                <w:bottom w:val="none" w:sz="0" w:space="0" w:color="auto"/>
                <w:right w:val="none" w:sz="0" w:space="0" w:color="auto"/>
              </w:divBdr>
            </w:div>
            <w:div w:id="372117294">
              <w:marLeft w:val="0"/>
              <w:marRight w:val="0"/>
              <w:marTop w:val="0"/>
              <w:marBottom w:val="0"/>
              <w:divBdr>
                <w:top w:val="none" w:sz="0" w:space="0" w:color="auto"/>
                <w:left w:val="none" w:sz="0" w:space="0" w:color="auto"/>
                <w:bottom w:val="none" w:sz="0" w:space="0" w:color="auto"/>
                <w:right w:val="none" w:sz="0" w:space="0" w:color="auto"/>
              </w:divBdr>
            </w:div>
            <w:div w:id="660045238">
              <w:marLeft w:val="0"/>
              <w:marRight w:val="0"/>
              <w:marTop w:val="0"/>
              <w:marBottom w:val="0"/>
              <w:divBdr>
                <w:top w:val="none" w:sz="0" w:space="0" w:color="auto"/>
                <w:left w:val="none" w:sz="0" w:space="0" w:color="auto"/>
                <w:bottom w:val="none" w:sz="0" w:space="0" w:color="auto"/>
                <w:right w:val="none" w:sz="0" w:space="0" w:color="auto"/>
              </w:divBdr>
            </w:div>
            <w:div w:id="1105344413">
              <w:marLeft w:val="0"/>
              <w:marRight w:val="0"/>
              <w:marTop w:val="0"/>
              <w:marBottom w:val="0"/>
              <w:divBdr>
                <w:top w:val="none" w:sz="0" w:space="0" w:color="auto"/>
                <w:left w:val="none" w:sz="0" w:space="0" w:color="auto"/>
                <w:bottom w:val="none" w:sz="0" w:space="0" w:color="auto"/>
                <w:right w:val="none" w:sz="0" w:space="0" w:color="auto"/>
              </w:divBdr>
            </w:div>
            <w:div w:id="1868323865">
              <w:marLeft w:val="0"/>
              <w:marRight w:val="0"/>
              <w:marTop w:val="0"/>
              <w:marBottom w:val="0"/>
              <w:divBdr>
                <w:top w:val="none" w:sz="0" w:space="0" w:color="auto"/>
                <w:left w:val="none" w:sz="0" w:space="0" w:color="auto"/>
                <w:bottom w:val="none" w:sz="0" w:space="0" w:color="auto"/>
                <w:right w:val="none" w:sz="0" w:space="0" w:color="auto"/>
              </w:divBdr>
            </w:div>
          </w:divsChild>
        </w:div>
        <w:div w:id="1845588061">
          <w:marLeft w:val="0"/>
          <w:marRight w:val="0"/>
          <w:marTop w:val="0"/>
          <w:marBottom w:val="0"/>
          <w:divBdr>
            <w:top w:val="none" w:sz="0" w:space="0" w:color="auto"/>
            <w:left w:val="none" w:sz="0" w:space="0" w:color="auto"/>
            <w:bottom w:val="none" w:sz="0" w:space="0" w:color="auto"/>
            <w:right w:val="none" w:sz="0" w:space="0" w:color="auto"/>
          </w:divBdr>
        </w:div>
        <w:div w:id="2022782187">
          <w:marLeft w:val="0"/>
          <w:marRight w:val="0"/>
          <w:marTop w:val="0"/>
          <w:marBottom w:val="0"/>
          <w:divBdr>
            <w:top w:val="none" w:sz="0" w:space="0" w:color="auto"/>
            <w:left w:val="none" w:sz="0" w:space="0" w:color="auto"/>
            <w:bottom w:val="none" w:sz="0" w:space="0" w:color="auto"/>
            <w:right w:val="none" w:sz="0" w:space="0" w:color="auto"/>
          </w:divBdr>
        </w:div>
      </w:divsChild>
    </w:div>
    <w:div w:id="114057864">
      <w:bodyDiv w:val="1"/>
      <w:marLeft w:val="0"/>
      <w:marRight w:val="0"/>
      <w:marTop w:val="0"/>
      <w:marBottom w:val="0"/>
      <w:divBdr>
        <w:top w:val="none" w:sz="0" w:space="0" w:color="auto"/>
        <w:left w:val="none" w:sz="0" w:space="0" w:color="auto"/>
        <w:bottom w:val="none" w:sz="0" w:space="0" w:color="auto"/>
        <w:right w:val="none" w:sz="0" w:space="0" w:color="auto"/>
      </w:divBdr>
      <w:divsChild>
        <w:div w:id="697242682">
          <w:marLeft w:val="0"/>
          <w:marRight w:val="0"/>
          <w:marTop w:val="0"/>
          <w:marBottom w:val="0"/>
          <w:divBdr>
            <w:top w:val="none" w:sz="0" w:space="0" w:color="auto"/>
            <w:left w:val="none" w:sz="0" w:space="0" w:color="auto"/>
            <w:bottom w:val="none" w:sz="0" w:space="0" w:color="auto"/>
            <w:right w:val="none" w:sz="0" w:space="0" w:color="auto"/>
          </w:divBdr>
          <w:divsChild>
            <w:div w:id="313729551">
              <w:marLeft w:val="0"/>
              <w:marRight w:val="0"/>
              <w:marTop w:val="0"/>
              <w:marBottom w:val="0"/>
              <w:divBdr>
                <w:top w:val="none" w:sz="0" w:space="0" w:color="auto"/>
                <w:left w:val="none" w:sz="0" w:space="0" w:color="auto"/>
                <w:bottom w:val="none" w:sz="0" w:space="0" w:color="auto"/>
                <w:right w:val="none" w:sz="0" w:space="0" w:color="auto"/>
              </w:divBdr>
            </w:div>
            <w:div w:id="756175789">
              <w:marLeft w:val="0"/>
              <w:marRight w:val="0"/>
              <w:marTop w:val="0"/>
              <w:marBottom w:val="0"/>
              <w:divBdr>
                <w:top w:val="none" w:sz="0" w:space="0" w:color="auto"/>
                <w:left w:val="none" w:sz="0" w:space="0" w:color="auto"/>
                <w:bottom w:val="none" w:sz="0" w:space="0" w:color="auto"/>
                <w:right w:val="none" w:sz="0" w:space="0" w:color="auto"/>
              </w:divBdr>
            </w:div>
            <w:div w:id="114231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5945">
      <w:bodyDiv w:val="1"/>
      <w:marLeft w:val="0"/>
      <w:marRight w:val="0"/>
      <w:marTop w:val="0"/>
      <w:marBottom w:val="0"/>
      <w:divBdr>
        <w:top w:val="none" w:sz="0" w:space="0" w:color="auto"/>
        <w:left w:val="none" w:sz="0" w:space="0" w:color="auto"/>
        <w:bottom w:val="none" w:sz="0" w:space="0" w:color="auto"/>
        <w:right w:val="none" w:sz="0" w:space="0" w:color="auto"/>
      </w:divBdr>
      <w:divsChild>
        <w:div w:id="1537813371">
          <w:marLeft w:val="0"/>
          <w:marRight w:val="0"/>
          <w:marTop w:val="0"/>
          <w:marBottom w:val="0"/>
          <w:divBdr>
            <w:top w:val="none" w:sz="0" w:space="0" w:color="auto"/>
            <w:left w:val="none" w:sz="0" w:space="0" w:color="auto"/>
            <w:bottom w:val="none" w:sz="0" w:space="0" w:color="auto"/>
            <w:right w:val="none" w:sz="0" w:space="0" w:color="auto"/>
          </w:divBdr>
        </w:div>
        <w:div w:id="1700810460">
          <w:marLeft w:val="0"/>
          <w:marRight w:val="0"/>
          <w:marTop w:val="0"/>
          <w:marBottom w:val="0"/>
          <w:divBdr>
            <w:top w:val="none" w:sz="0" w:space="0" w:color="auto"/>
            <w:left w:val="none" w:sz="0" w:space="0" w:color="auto"/>
            <w:bottom w:val="none" w:sz="0" w:space="0" w:color="auto"/>
            <w:right w:val="none" w:sz="0" w:space="0" w:color="auto"/>
          </w:divBdr>
        </w:div>
        <w:div w:id="1738551622">
          <w:marLeft w:val="0"/>
          <w:marRight w:val="0"/>
          <w:marTop w:val="0"/>
          <w:marBottom w:val="0"/>
          <w:divBdr>
            <w:top w:val="none" w:sz="0" w:space="0" w:color="auto"/>
            <w:left w:val="none" w:sz="0" w:space="0" w:color="auto"/>
            <w:bottom w:val="none" w:sz="0" w:space="0" w:color="auto"/>
            <w:right w:val="none" w:sz="0" w:space="0" w:color="auto"/>
          </w:divBdr>
        </w:div>
      </w:divsChild>
    </w:div>
    <w:div w:id="394210088">
      <w:bodyDiv w:val="1"/>
      <w:marLeft w:val="0"/>
      <w:marRight w:val="0"/>
      <w:marTop w:val="0"/>
      <w:marBottom w:val="0"/>
      <w:divBdr>
        <w:top w:val="none" w:sz="0" w:space="0" w:color="auto"/>
        <w:left w:val="none" w:sz="0" w:space="0" w:color="auto"/>
        <w:bottom w:val="none" w:sz="0" w:space="0" w:color="auto"/>
        <w:right w:val="none" w:sz="0" w:space="0" w:color="auto"/>
      </w:divBdr>
      <w:divsChild>
        <w:div w:id="1987126872">
          <w:marLeft w:val="0"/>
          <w:marRight w:val="0"/>
          <w:marTop w:val="0"/>
          <w:marBottom w:val="0"/>
          <w:divBdr>
            <w:top w:val="none" w:sz="0" w:space="0" w:color="auto"/>
            <w:left w:val="none" w:sz="0" w:space="0" w:color="auto"/>
            <w:bottom w:val="none" w:sz="0" w:space="0" w:color="auto"/>
            <w:right w:val="none" w:sz="0" w:space="0" w:color="auto"/>
          </w:divBdr>
          <w:divsChild>
            <w:div w:id="1162771434">
              <w:marLeft w:val="0"/>
              <w:marRight w:val="0"/>
              <w:marTop w:val="0"/>
              <w:marBottom w:val="0"/>
              <w:divBdr>
                <w:top w:val="none" w:sz="0" w:space="0" w:color="auto"/>
                <w:left w:val="none" w:sz="0" w:space="0" w:color="auto"/>
                <w:bottom w:val="none" w:sz="0" w:space="0" w:color="auto"/>
                <w:right w:val="none" w:sz="0" w:space="0" w:color="auto"/>
              </w:divBdr>
            </w:div>
            <w:div w:id="1179345973">
              <w:marLeft w:val="0"/>
              <w:marRight w:val="0"/>
              <w:marTop w:val="0"/>
              <w:marBottom w:val="0"/>
              <w:divBdr>
                <w:top w:val="none" w:sz="0" w:space="0" w:color="auto"/>
                <w:left w:val="none" w:sz="0" w:space="0" w:color="auto"/>
                <w:bottom w:val="none" w:sz="0" w:space="0" w:color="auto"/>
                <w:right w:val="none" w:sz="0" w:space="0" w:color="auto"/>
              </w:divBdr>
            </w:div>
            <w:div w:id="1446191051">
              <w:marLeft w:val="0"/>
              <w:marRight w:val="0"/>
              <w:marTop w:val="0"/>
              <w:marBottom w:val="0"/>
              <w:divBdr>
                <w:top w:val="none" w:sz="0" w:space="0" w:color="auto"/>
                <w:left w:val="none" w:sz="0" w:space="0" w:color="auto"/>
                <w:bottom w:val="none" w:sz="0" w:space="0" w:color="auto"/>
                <w:right w:val="none" w:sz="0" w:space="0" w:color="auto"/>
              </w:divBdr>
            </w:div>
            <w:div w:id="170343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34292">
      <w:bodyDiv w:val="1"/>
      <w:marLeft w:val="0"/>
      <w:marRight w:val="0"/>
      <w:marTop w:val="0"/>
      <w:marBottom w:val="0"/>
      <w:divBdr>
        <w:top w:val="none" w:sz="0" w:space="0" w:color="auto"/>
        <w:left w:val="none" w:sz="0" w:space="0" w:color="auto"/>
        <w:bottom w:val="none" w:sz="0" w:space="0" w:color="auto"/>
        <w:right w:val="none" w:sz="0" w:space="0" w:color="auto"/>
      </w:divBdr>
    </w:div>
    <w:div w:id="483855618">
      <w:bodyDiv w:val="1"/>
      <w:marLeft w:val="0"/>
      <w:marRight w:val="0"/>
      <w:marTop w:val="0"/>
      <w:marBottom w:val="0"/>
      <w:divBdr>
        <w:top w:val="none" w:sz="0" w:space="0" w:color="auto"/>
        <w:left w:val="none" w:sz="0" w:space="0" w:color="auto"/>
        <w:bottom w:val="none" w:sz="0" w:space="0" w:color="auto"/>
        <w:right w:val="none" w:sz="0" w:space="0" w:color="auto"/>
      </w:divBdr>
    </w:div>
    <w:div w:id="653069296">
      <w:bodyDiv w:val="1"/>
      <w:marLeft w:val="0"/>
      <w:marRight w:val="0"/>
      <w:marTop w:val="0"/>
      <w:marBottom w:val="0"/>
      <w:divBdr>
        <w:top w:val="none" w:sz="0" w:space="0" w:color="auto"/>
        <w:left w:val="none" w:sz="0" w:space="0" w:color="auto"/>
        <w:bottom w:val="none" w:sz="0" w:space="0" w:color="auto"/>
        <w:right w:val="none" w:sz="0" w:space="0" w:color="auto"/>
      </w:divBdr>
    </w:div>
    <w:div w:id="700671413">
      <w:bodyDiv w:val="1"/>
      <w:marLeft w:val="0"/>
      <w:marRight w:val="0"/>
      <w:marTop w:val="0"/>
      <w:marBottom w:val="0"/>
      <w:divBdr>
        <w:top w:val="none" w:sz="0" w:space="0" w:color="auto"/>
        <w:left w:val="none" w:sz="0" w:space="0" w:color="auto"/>
        <w:bottom w:val="none" w:sz="0" w:space="0" w:color="auto"/>
        <w:right w:val="none" w:sz="0" w:space="0" w:color="auto"/>
      </w:divBdr>
    </w:div>
    <w:div w:id="712920437">
      <w:bodyDiv w:val="1"/>
      <w:marLeft w:val="0"/>
      <w:marRight w:val="0"/>
      <w:marTop w:val="0"/>
      <w:marBottom w:val="0"/>
      <w:divBdr>
        <w:top w:val="none" w:sz="0" w:space="0" w:color="auto"/>
        <w:left w:val="none" w:sz="0" w:space="0" w:color="auto"/>
        <w:bottom w:val="none" w:sz="0" w:space="0" w:color="auto"/>
        <w:right w:val="none" w:sz="0" w:space="0" w:color="auto"/>
      </w:divBdr>
      <w:divsChild>
        <w:div w:id="1626815593">
          <w:marLeft w:val="0"/>
          <w:marRight w:val="0"/>
          <w:marTop w:val="0"/>
          <w:marBottom w:val="0"/>
          <w:divBdr>
            <w:top w:val="none" w:sz="0" w:space="0" w:color="auto"/>
            <w:left w:val="none" w:sz="0" w:space="0" w:color="auto"/>
            <w:bottom w:val="none" w:sz="0" w:space="0" w:color="auto"/>
            <w:right w:val="none" w:sz="0" w:space="0" w:color="auto"/>
          </w:divBdr>
          <w:divsChild>
            <w:div w:id="198010106">
              <w:marLeft w:val="0"/>
              <w:marRight w:val="0"/>
              <w:marTop w:val="0"/>
              <w:marBottom w:val="0"/>
              <w:divBdr>
                <w:top w:val="none" w:sz="0" w:space="0" w:color="auto"/>
                <w:left w:val="none" w:sz="0" w:space="0" w:color="auto"/>
                <w:bottom w:val="none" w:sz="0" w:space="0" w:color="auto"/>
                <w:right w:val="none" w:sz="0" w:space="0" w:color="auto"/>
              </w:divBdr>
            </w:div>
            <w:div w:id="1034428208">
              <w:marLeft w:val="0"/>
              <w:marRight w:val="0"/>
              <w:marTop w:val="0"/>
              <w:marBottom w:val="0"/>
              <w:divBdr>
                <w:top w:val="none" w:sz="0" w:space="0" w:color="auto"/>
                <w:left w:val="none" w:sz="0" w:space="0" w:color="auto"/>
                <w:bottom w:val="none" w:sz="0" w:space="0" w:color="auto"/>
                <w:right w:val="none" w:sz="0" w:space="0" w:color="auto"/>
              </w:divBdr>
            </w:div>
            <w:div w:id="213728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98226">
      <w:bodyDiv w:val="1"/>
      <w:marLeft w:val="0"/>
      <w:marRight w:val="0"/>
      <w:marTop w:val="0"/>
      <w:marBottom w:val="0"/>
      <w:divBdr>
        <w:top w:val="none" w:sz="0" w:space="0" w:color="auto"/>
        <w:left w:val="none" w:sz="0" w:space="0" w:color="auto"/>
        <w:bottom w:val="none" w:sz="0" w:space="0" w:color="auto"/>
        <w:right w:val="none" w:sz="0" w:space="0" w:color="auto"/>
      </w:divBdr>
      <w:divsChild>
        <w:div w:id="573243824">
          <w:marLeft w:val="0"/>
          <w:marRight w:val="0"/>
          <w:marTop w:val="0"/>
          <w:marBottom w:val="0"/>
          <w:divBdr>
            <w:top w:val="none" w:sz="0" w:space="0" w:color="auto"/>
            <w:left w:val="none" w:sz="0" w:space="0" w:color="auto"/>
            <w:bottom w:val="none" w:sz="0" w:space="0" w:color="auto"/>
            <w:right w:val="none" w:sz="0" w:space="0" w:color="auto"/>
          </w:divBdr>
          <w:divsChild>
            <w:div w:id="31078616">
              <w:marLeft w:val="0"/>
              <w:marRight w:val="0"/>
              <w:marTop w:val="0"/>
              <w:marBottom w:val="0"/>
              <w:divBdr>
                <w:top w:val="none" w:sz="0" w:space="0" w:color="auto"/>
                <w:left w:val="none" w:sz="0" w:space="0" w:color="auto"/>
                <w:bottom w:val="none" w:sz="0" w:space="0" w:color="auto"/>
                <w:right w:val="none" w:sz="0" w:space="0" w:color="auto"/>
              </w:divBdr>
            </w:div>
            <w:div w:id="1561357807">
              <w:marLeft w:val="0"/>
              <w:marRight w:val="0"/>
              <w:marTop w:val="0"/>
              <w:marBottom w:val="0"/>
              <w:divBdr>
                <w:top w:val="none" w:sz="0" w:space="0" w:color="auto"/>
                <w:left w:val="none" w:sz="0" w:space="0" w:color="auto"/>
                <w:bottom w:val="none" w:sz="0" w:space="0" w:color="auto"/>
                <w:right w:val="none" w:sz="0" w:space="0" w:color="auto"/>
              </w:divBdr>
            </w:div>
            <w:div w:id="184624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24871">
      <w:bodyDiv w:val="1"/>
      <w:marLeft w:val="0"/>
      <w:marRight w:val="0"/>
      <w:marTop w:val="0"/>
      <w:marBottom w:val="0"/>
      <w:divBdr>
        <w:top w:val="none" w:sz="0" w:space="0" w:color="auto"/>
        <w:left w:val="none" w:sz="0" w:space="0" w:color="auto"/>
        <w:bottom w:val="none" w:sz="0" w:space="0" w:color="auto"/>
        <w:right w:val="none" w:sz="0" w:space="0" w:color="auto"/>
      </w:divBdr>
      <w:divsChild>
        <w:div w:id="452360722">
          <w:marLeft w:val="0"/>
          <w:marRight w:val="0"/>
          <w:marTop w:val="0"/>
          <w:marBottom w:val="0"/>
          <w:divBdr>
            <w:top w:val="none" w:sz="0" w:space="0" w:color="auto"/>
            <w:left w:val="none" w:sz="0" w:space="0" w:color="auto"/>
            <w:bottom w:val="none" w:sz="0" w:space="0" w:color="auto"/>
            <w:right w:val="none" w:sz="0" w:space="0" w:color="auto"/>
          </w:divBdr>
          <w:divsChild>
            <w:div w:id="135076404">
              <w:marLeft w:val="0"/>
              <w:marRight w:val="0"/>
              <w:marTop w:val="0"/>
              <w:marBottom w:val="0"/>
              <w:divBdr>
                <w:top w:val="none" w:sz="0" w:space="0" w:color="auto"/>
                <w:left w:val="none" w:sz="0" w:space="0" w:color="auto"/>
                <w:bottom w:val="none" w:sz="0" w:space="0" w:color="auto"/>
                <w:right w:val="none" w:sz="0" w:space="0" w:color="auto"/>
              </w:divBdr>
            </w:div>
            <w:div w:id="655962790">
              <w:marLeft w:val="0"/>
              <w:marRight w:val="0"/>
              <w:marTop w:val="0"/>
              <w:marBottom w:val="0"/>
              <w:divBdr>
                <w:top w:val="none" w:sz="0" w:space="0" w:color="auto"/>
                <w:left w:val="none" w:sz="0" w:space="0" w:color="auto"/>
                <w:bottom w:val="none" w:sz="0" w:space="0" w:color="auto"/>
                <w:right w:val="none" w:sz="0" w:space="0" w:color="auto"/>
              </w:divBdr>
            </w:div>
            <w:div w:id="127998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56716">
      <w:bodyDiv w:val="1"/>
      <w:marLeft w:val="0"/>
      <w:marRight w:val="0"/>
      <w:marTop w:val="0"/>
      <w:marBottom w:val="0"/>
      <w:divBdr>
        <w:top w:val="none" w:sz="0" w:space="0" w:color="auto"/>
        <w:left w:val="none" w:sz="0" w:space="0" w:color="auto"/>
        <w:bottom w:val="none" w:sz="0" w:space="0" w:color="auto"/>
        <w:right w:val="none" w:sz="0" w:space="0" w:color="auto"/>
      </w:divBdr>
    </w:div>
    <w:div w:id="1405029200">
      <w:bodyDiv w:val="1"/>
      <w:marLeft w:val="0"/>
      <w:marRight w:val="0"/>
      <w:marTop w:val="0"/>
      <w:marBottom w:val="0"/>
      <w:divBdr>
        <w:top w:val="none" w:sz="0" w:space="0" w:color="auto"/>
        <w:left w:val="none" w:sz="0" w:space="0" w:color="auto"/>
        <w:bottom w:val="none" w:sz="0" w:space="0" w:color="auto"/>
        <w:right w:val="none" w:sz="0" w:space="0" w:color="auto"/>
      </w:divBdr>
      <w:divsChild>
        <w:div w:id="63069399">
          <w:marLeft w:val="0"/>
          <w:marRight w:val="0"/>
          <w:marTop w:val="0"/>
          <w:marBottom w:val="0"/>
          <w:divBdr>
            <w:top w:val="none" w:sz="0" w:space="0" w:color="auto"/>
            <w:left w:val="none" w:sz="0" w:space="0" w:color="auto"/>
            <w:bottom w:val="none" w:sz="0" w:space="0" w:color="auto"/>
            <w:right w:val="none" w:sz="0" w:space="0" w:color="auto"/>
          </w:divBdr>
          <w:divsChild>
            <w:div w:id="1503353125">
              <w:marLeft w:val="0"/>
              <w:marRight w:val="0"/>
              <w:marTop w:val="0"/>
              <w:marBottom w:val="0"/>
              <w:divBdr>
                <w:top w:val="none" w:sz="0" w:space="0" w:color="auto"/>
                <w:left w:val="none" w:sz="0" w:space="0" w:color="auto"/>
                <w:bottom w:val="none" w:sz="0" w:space="0" w:color="auto"/>
                <w:right w:val="none" w:sz="0" w:space="0" w:color="auto"/>
              </w:divBdr>
            </w:div>
            <w:div w:id="1818915141">
              <w:marLeft w:val="0"/>
              <w:marRight w:val="0"/>
              <w:marTop w:val="0"/>
              <w:marBottom w:val="0"/>
              <w:divBdr>
                <w:top w:val="none" w:sz="0" w:space="0" w:color="auto"/>
                <w:left w:val="none" w:sz="0" w:space="0" w:color="auto"/>
                <w:bottom w:val="none" w:sz="0" w:space="0" w:color="auto"/>
                <w:right w:val="none" w:sz="0" w:space="0" w:color="auto"/>
              </w:divBdr>
            </w:div>
            <w:div w:id="193019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08104">
      <w:bodyDiv w:val="1"/>
      <w:marLeft w:val="0"/>
      <w:marRight w:val="0"/>
      <w:marTop w:val="0"/>
      <w:marBottom w:val="0"/>
      <w:divBdr>
        <w:top w:val="none" w:sz="0" w:space="0" w:color="auto"/>
        <w:left w:val="none" w:sz="0" w:space="0" w:color="auto"/>
        <w:bottom w:val="none" w:sz="0" w:space="0" w:color="auto"/>
        <w:right w:val="none" w:sz="0" w:space="0" w:color="auto"/>
      </w:divBdr>
      <w:divsChild>
        <w:div w:id="627322927">
          <w:marLeft w:val="0"/>
          <w:marRight w:val="0"/>
          <w:marTop w:val="0"/>
          <w:marBottom w:val="0"/>
          <w:divBdr>
            <w:top w:val="none" w:sz="0" w:space="0" w:color="auto"/>
            <w:left w:val="none" w:sz="0" w:space="0" w:color="auto"/>
            <w:bottom w:val="none" w:sz="0" w:space="0" w:color="auto"/>
            <w:right w:val="none" w:sz="0" w:space="0" w:color="auto"/>
          </w:divBdr>
          <w:divsChild>
            <w:div w:id="965500103">
              <w:marLeft w:val="0"/>
              <w:marRight w:val="0"/>
              <w:marTop w:val="0"/>
              <w:marBottom w:val="0"/>
              <w:divBdr>
                <w:top w:val="none" w:sz="0" w:space="0" w:color="auto"/>
                <w:left w:val="none" w:sz="0" w:space="0" w:color="auto"/>
                <w:bottom w:val="none" w:sz="0" w:space="0" w:color="auto"/>
                <w:right w:val="none" w:sz="0" w:space="0" w:color="auto"/>
              </w:divBdr>
            </w:div>
            <w:div w:id="1692410453">
              <w:marLeft w:val="0"/>
              <w:marRight w:val="0"/>
              <w:marTop w:val="0"/>
              <w:marBottom w:val="0"/>
              <w:divBdr>
                <w:top w:val="none" w:sz="0" w:space="0" w:color="auto"/>
                <w:left w:val="none" w:sz="0" w:space="0" w:color="auto"/>
                <w:bottom w:val="none" w:sz="0" w:space="0" w:color="auto"/>
                <w:right w:val="none" w:sz="0" w:space="0" w:color="auto"/>
              </w:divBdr>
            </w:div>
            <w:div w:id="1769887954">
              <w:marLeft w:val="0"/>
              <w:marRight w:val="0"/>
              <w:marTop w:val="0"/>
              <w:marBottom w:val="0"/>
              <w:divBdr>
                <w:top w:val="none" w:sz="0" w:space="0" w:color="auto"/>
                <w:left w:val="none" w:sz="0" w:space="0" w:color="auto"/>
                <w:bottom w:val="none" w:sz="0" w:space="0" w:color="auto"/>
                <w:right w:val="none" w:sz="0" w:space="0" w:color="auto"/>
              </w:divBdr>
            </w:div>
          </w:divsChild>
        </w:div>
        <w:div w:id="1735737541">
          <w:marLeft w:val="0"/>
          <w:marRight w:val="0"/>
          <w:marTop w:val="0"/>
          <w:marBottom w:val="0"/>
          <w:divBdr>
            <w:top w:val="none" w:sz="0" w:space="0" w:color="auto"/>
            <w:left w:val="none" w:sz="0" w:space="0" w:color="auto"/>
            <w:bottom w:val="none" w:sz="0" w:space="0" w:color="auto"/>
            <w:right w:val="none" w:sz="0" w:space="0" w:color="auto"/>
          </w:divBdr>
          <w:divsChild>
            <w:div w:id="898324379">
              <w:marLeft w:val="0"/>
              <w:marRight w:val="0"/>
              <w:marTop w:val="0"/>
              <w:marBottom w:val="0"/>
              <w:divBdr>
                <w:top w:val="none" w:sz="0" w:space="0" w:color="auto"/>
                <w:left w:val="none" w:sz="0" w:space="0" w:color="auto"/>
                <w:bottom w:val="none" w:sz="0" w:space="0" w:color="auto"/>
                <w:right w:val="none" w:sz="0" w:space="0" w:color="auto"/>
              </w:divBdr>
            </w:div>
            <w:div w:id="925194135">
              <w:marLeft w:val="0"/>
              <w:marRight w:val="0"/>
              <w:marTop w:val="0"/>
              <w:marBottom w:val="0"/>
              <w:divBdr>
                <w:top w:val="none" w:sz="0" w:space="0" w:color="auto"/>
                <w:left w:val="none" w:sz="0" w:space="0" w:color="auto"/>
                <w:bottom w:val="none" w:sz="0" w:space="0" w:color="auto"/>
                <w:right w:val="none" w:sz="0" w:space="0" w:color="auto"/>
              </w:divBdr>
            </w:div>
            <w:div w:id="117542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5306">
      <w:bodyDiv w:val="1"/>
      <w:marLeft w:val="0"/>
      <w:marRight w:val="0"/>
      <w:marTop w:val="0"/>
      <w:marBottom w:val="0"/>
      <w:divBdr>
        <w:top w:val="none" w:sz="0" w:space="0" w:color="auto"/>
        <w:left w:val="none" w:sz="0" w:space="0" w:color="auto"/>
        <w:bottom w:val="none" w:sz="0" w:space="0" w:color="auto"/>
        <w:right w:val="none" w:sz="0" w:space="0" w:color="auto"/>
      </w:divBdr>
      <w:divsChild>
        <w:div w:id="857162788">
          <w:marLeft w:val="0"/>
          <w:marRight w:val="0"/>
          <w:marTop w:val="0"/>
          <w:marBottom w:val="0"/>
          <w:divBdr>
            <w:top w:val="none" w:sz="0" w:space="0" w:color="auto"/>
            <w:left w:val="none" w:sz="0" w:space="0" w:color="auto"/>
            <w:bottom w:val="none" w:sz="0" w:space="0" w:color="auto"/>
            <w:right w:val="none" w:sz="0" w:space="0" w:color="auto"/>
          </w:divBdr>
          <w:divsChild>
            <w:div w:id="815728456">
              <w:marLeft w:val="0"/>
              <w:marRight w:val="0"/>
              <w:marTop w:val="0"/>
              <w:marBottom w:val="0"/>
              <w:divBdr>
                <w:top w:val="none" w:sz="0" w:space="0" w:color="auto"/>
                <w:left w:val="none" w:sz="0" w:space="0" w:color="auto"/>
                <w:bottom w:val="none" w:sz="0" w:space="0" w:color="auto"/>
                <w:right w:val="none" w:sz="0" w:space="0" w:color="auto"/>
              </w:divBdr>
            </w:div>
            <w:div w:id="1448045772">
              <w:marLeft w:val="0"/>
              <w:marRight w:val="0"/>
              <w:marTop w:val="0"/>
              <w:marBottom w:val="0"/>
              <w:divBdr>
                <w:top w:val="none" w:sz="0" w:space="0" w:color="auto"/>
                <w:left w:val="none" w:sz="0" w:space="0" w:color="auto"/>
                <w:bottom w:val="none" w:sz="0" w:space="0" w:color="auto"/>
                <w:right w:val="none" w:sz="0" w:space="0" w:color="auto"/>
              </w:divBdr>
            </w:div>
            <w:div w:id="1493718100">
              <w:marLeft w:val="0"/>
              <w:marRight w:val="0"/>
              <w:marTop w:val="0"/>
              <w:marBottom w:val="0"/>
              <w:divBdr>
                <w:top w:val="none" w:sz="0" w:space="0" w:color="auto"/>
                <w:left w:val="none" w:sz="0" w:space="0" w:color="auto"/>
                <w:bottom w:val="none" w:sz="0" w:space="0" w:color="auto"/>
                <w:right w:val="none" w:sz="0" w:space="0" w:color="auto"/>
              </w:divBdr>
            </w:div>
          </w:divsChild>
        </w:div>
        <w:div w:id="1296528321">
          <w:marLeft w:val="0"/>
          <w:marRight w:val="0"/>
          <w:marTop w:val="0"/>
          <w:marBottom w:val="0"/>
          <w:divBdr>
            <w:top w:val="none" w:sz="0" w:space="0" w:color="auto"/>
            <w:left w:val="none" w:sz="0" w:space="0" w:color="auto"/>
            <w:bottom w:val="none" w:sz="0" w:space="0" w:color="auto"/>
            <w:right w:val="none" w:sz="0" w:space="0" w:color="auto"/>
          </w:divBdr>
          <w:divsChild>
            <w:div w:id="1035501008">
              <w:marLeft w:val="0"/>
              <w:marRight w:val="0"/>
              <w:marTop w:val="0"/>
              <w:marBottom w:val="0"/>
              <w:divBdr>
                <w:top w:val="none" w:sz="0" w:space="0" w:color="auto"/>
                <w:left w:val="none" w:sz="0" w:space="0" w:color="auto"/>
                <w:bottom w:val="none" w:sz="0" w:space="0" w:color="auto"/>
                <w:right w:val="none" w:sz="0" w:space="0" w:color="auto"/>
              </w:divBdr>
            </w:div>
            <w:div w:id="1200169177">
              <w:marLeft w:val="0"/>
              <w:marRight w:val="0"/>
              <w:marTop w:val="0"/>
              <w:marBottom w:val="0"/>
              <w:divBdr>
                <w:top w:val="none" w:sz="0" w:space="0" w:color="auto"/>
                <w:left w:val="none" w:sz="0" w:space="0" w:color="auto"/>
                <w:bottom w:val="none" w:sz="0" w:space="0" w:color="auto"/>
                <w:right w:val="none" w:sz="0" w:space="0" w:color="auto"/>
              </w:divBdr>
            </w:div>
            <w:div w:id="148242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34675">
      <w:bodyDiv w:val="1"/>
      <w:marLeft w:val="0"/>
      <w:marRight w:val="0"/>
      <w:marTop w:val="0"/>
      <w:marBottom w:val="0"/>
      <w:divBdr>
        <w:top w:val="none" w:sz="0" w:space="0" w:color="auto"/>
        <w:left w:val="none" w:sz="0" w:space="0" w:color="auto"/>
        <w:bottom w:val="none" w:sz="0" w:space="0" w:color="auto"/>
        <w:right w:val="none" w:sz="0" w:space="0" w:color="auto"/>
      </w:divBdr>
      <w:divsChild>
        <w:div w:id="1926649471">
          <w:marLeft w:val="0"/>
          <w:marRight w:val="0"/>
          <w:marTop w:val="0"/>
          <w:marBottom w:val="0"/>
          <w:divBdr>
            <w:top w:val="none" w:sz="0" w:space="0" w:color="auto"/>
            <w:left w:val="none" w:sz="0" w:space="0" w:color="auto"/>
            <w:bottom w:val="none" w:sz="0" w:space="0" w:color="auto"/>
            <w:right w:val="none" w:sz="0" w:space="0" w:color="auto"/>
          </w:divBdr>
          <w:divsChild>
            <w:div w:id="33772751">
              <w:marLeft w:val="0"/>
              <w:marRight w:val="0"/>
              <w:marTop w:val="0"/>
              <w:marBottom w:val="0"/>
              <w:divBdr>
                <w:top w:val="none" w:sz="0" w:space="0" w:color="auto"/>
                <w:left w:val="none" w:sz="0" w:space="0" w:color="auto"/>
                <w:bottom w:val="none" w:sz="0" w:space="0" w:color="auto"/>
                <w:right w:val="none" w:sz="0" w:space="0" w:color="auto"/>
              </w:divBdr>
            </w:div>
            <w:div w:id="828834398">
              <w:marLeft w:val="0"/>
              <w:marRight w:val="0"/>
              <w:marTop w:val="0"/>
              <w:marBottom w:val="0"/>
              <w:divBdr>
                <w:top w:val="none" w:sz="0" w:space="0" w:color="auto"/>
                <w:left w:val="none" w:sz="0" w:space="0" w:color="auto"/>
                <w:bottom w:val="none" w:sz="0" w:space="0" w:color="auto"/>
                <w:right w:val="none" w:sz="0" w:space="0" w:color="auto"/>
              </w:divBdr>
            </w:div>
            <w:div w:id="14583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90876">
      <w:bodyDiv w:val="1"/>
      <w:marLeft w:val="0"/>
      <w:marRight w:val="0"/>
      <w:marTop w:val="0"/>
      <w:marBottom w:val="0"/>
      <w:divBdr>
        <w:top w:val="none" w:sz="0" w:space="0" w:color="auto"/>
        <w:left w:val="none" w:sz="0" w:space="0" w:color="auto"/>
        <w:bottom w:val="none" w:sz="0" w:space="0" w:color="auto"/>
        <w:right w:val="none" w:sz="0" w:space="0" w:color="auto"/>
      </w:divBdr>
      <w:divsChild>
        <w:div w:id="2029483175">
          <w:marLeft w:val="0"/>
          <w:marRight w:val="0"/>
          <w:marTop w:val="0"/>
          <w:marBottom w:val="0"/>
          <w:divBdr>
            <w:top w:val="none" w:sz="0" w:space="0" w:color="auto"/>
            <w:left w:val="none" w:sz="0" w:space="0" w:color="auto"/>
            <w:bottom w:val="none" w:sz="0" w:space="0" w:color="auto"/>
            <w:right w:val="none" w:sz="0" w:space="0" w:color="auto"/>
          </w:divBdr>
          <w:divsChild>
            <w:div w:id="88818288">
              <w:marLeft w:val="0"/>
              <w:marRight w:val="0"/>
              <w:marTop w:val="0"/>
              <w:marBottom w:val="0"/>
              <w:divBdr>
                <w:top w:val="none" w:sz="0" w:space="0" w:color="auto"/>
                <w:left w:val="none" w:sz="0" w:space="0" w:color="auto"/>
                <w:bottom w:val="none" w:sz="0" w:space="0" w:color="auto"/>
                <w:right w:val="none" w:sz="0" w:space="0" w:color="auto"/>
              </w:divBdr>
            </w:div>
            <w:div w:id="583220895">
              <w:marLeft w:val="0"/>
              <w:marRight w:val="0"/>
              <w:marTop w:val="0"/>
              <w:marBottom w:val="0"/>
              <w:divBdr>
                <w:top w:val="none" w:sz="0" w:space="0" w:color="auto"/>
                <w:left w:val="none" w:sz="0" w:space="0" w:color="auto"/>
                <w:bottom w:val="none" w:sz="0" w:space="0" w:color="auto"/>
                <w:right w:val="none" w:sz="0" w:space="0" w:color="auto"/>
              </w:divBdr>
            </w:div>
            <w:div w:id="161363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9259">
      <w:bodyDiv w:val="1"/>
      <w:marLeft w:val="0"/>
      <w:marRight w:val="0"/>
      <w:marTop w:val="0"/>
      <w:marBottom w:val="0"/>
      <w:divBdr>
        <w:top w:val="none" w:sz="0" w:space="0" w:color="auto"/>
        <w:left w:val="none" w:sz="0" w:space="0" w:color="auto"/>
        <w:bottom w:val="none" w:sz="0" w:space="0" w:color="auto"/>
        <w:right w:val="none" w:sz="0" w:space="0" w:color="auto"/>
      </w:divBdr>
      <w:divsChild>
        <w:div w:id="27797844">
          <w:marLeft w:val="0"/>
          <w:marRight w:val="0"/>
          <w:marTop w:val="0"/>
          <w:marBottom w:val="0"/>
          <w:divBdr>
            <w:top w:val="none" w:sz="0" w:space="0" w:color="auto"/>
            <w:left w:val="none" w:sz="0" w:space="0" w:color="auto"/>
            <w:bottom w:val="none" w:sz="0" w:space="0" w:color="auto"/>
            <w:right w:val="none" w:sz="0" w:space="0" w:color="auto"/>
          </w:divBdr>
        </w:div>
        <w:div w:id="56590320">
          <w:marLeft w:val="0"/>
          <w:marRight w:val="0"/>
          <w:marTop w:val="0"/>
          <w:marBottom w:val="0"/>
          <w:divBdr>
            <w:top w:val="none" w:sz="0" w:space="0" w:color="auto"/>
            <w:left w:val="none" w:sz="0" w:space="0" w:color="auto"/>
            <w:bottom w:val="none" w:sz="0" w:space="0" w:color="auto"/>
            <w:right w:val="none" w:sz="0" w:space="0" w:color="auto"/>
          </w:divBdr>
        </w:div>
        <w:div w:id="87973197">
          <w:marLeft w:val="0"/>
          <w:marRight w:val="0"/>
          <w:marTop w:val="0"/>
          <w:marBottom w:val="0"/>
          <w:divBdr>
            <w:top w:val="none" w:sz="0" w:space="0" w:color="auto"/>
            <w:left w:val="none" w:sz="0" w:space="0" w:color="auto"/>
            <w:bottom w:val="none" w:sz="0" w:space="0" w:color="auto"/>
            <w:right w:val="none" w:sz="0" w:space="0" w:color="auto"/>
          </w:divBdr>
        </w:div>
        <w:div w:id="127476947">
          <w:marLeft w:val="0"/>
          <w:marRight w:val="0"/>
          <w:marTop w:val="0"/>
          <w:marBottom w:val="0"/>
          <w:divBdr>
            <w:top w:val="none" w:sz="0" w:space="0" w:color="auto"/>
            <w:left w:val="none" w:sz="0" w:space="0" w:color="auto"/>
            <w:bottom w:val="none" w:sz="0" w:space="0" w:color="auto"/>
            <w:right w:val="none" w:sz="0" w:space="0" w:color="auto"/>
          </w:divBdr>
          <w:divsChild>
            <w:div w:id="47650223">
              <w:marLeft w:val="0"/>
              <w:marRight w:val="0"/>
              <w:marTop w:val="0"/>
              <w:marBottom w:val="0"/>
              <w:divBdr>
                <w:top w:val="none" w:sz="0" w:space="0" w:color="auto"/>
                <w:left w:val="none" w:sz="0" w:space="0" w:color="auto"/>
                <w:bottom w:val="none" w:sz="0" w:space="0" w:color="auto"/>
                <w:right w:val="none" w:sz="0" w:space="0" w:color="auto"/>
              </w:divBdr>
            </w:div>
            <w:div w:id="1662082899">
              <w:marLeft w:val="0"/>
              <w:marRight w:val="0"/>
              <w:marTop w:val="0"/>
              <w:marBottom w:val="0"/>
              <w:divBdr>
                <w:top w:val="none" w:sz="0" w:space="0" w:color="auto"/>
                <w:left w:val="none" w:sz="0" w:space="0" w:color="auto"/>
                <w:bottom w:val="none" w:sz="0" w:space="0" w:color="auto"/>
                <w:right w:val="none" w:sz="0" w:space="0" w:color="auto"/>
              </w:divBdr>
            </w:div>
            <w:div w:id="1704745647">
              <w:marLeft w:val="0"/>
              <w:marRight w:val="0"/>
              <w:marTop w:val="0"/>
              <w:marBottom w:val="0"/>
              <w:divBdr>
                <w:top w:val="none" w:sz="0" w:space="0" w:color="auto"/>
                <w:left w:val="none" w:sz="0" w:space="0" w:color="auto"/>
                <w:bottom w:val="none" w:sz="0" w:space="0" w:color="auto"/>
                <w:right w:val="none" w:sz="0" w:space="0" w:color="auto"/>
              </w:divBdr>
            </w:div>
            <w:div w:id="1872763256">
              <w:marLeft w:val="0"/>
              <w:marRight w:val="0"/>
              <w:marTop w:val="0"/>
              <w:marBottom w:val="0"/>
              <w:divBdr>
                <w:top w:val="none" w:sz="0" w:space="0" w:color="auto"/>
                <w:left w:val="none" w:sz="0" w:space="0" w:color="auto"/>
                <w:bottom w:val="none" w:sz="0" w:space="0" w:color="auto"/>
                <w:right w:val="none" w:sz="0" w:space="0" w:color="auto"/>
              </w:divBdr>
            </w:div>
          </w:divsChild>
        </w:div>
        <w:div w:id="191916232">
          <w:marLeft w:val="0"/>
          <w:marRight w:val="0"/>
          <w:marTop w:val="0"/>
          <w:marBottom w:val="0"/>
          <w:divBdr>
            <w:top w:val="none" w:sz="0" w:space="0" w:color="auto"/>
            <w:left w:val="none" w:sz="0" w:space="0" w:color="auto"/>
            <w:bottom w:val="none" w:sz="0" w:space="0" w:color="auto"/>
            <w:right w:val="none" w:sz="0" w:space="0" w:color="auto"/>
          </w:divBdr>
        </w:div>
        <w:div w:id="237062638">
          <w:marLeft w:val="0"/>
          <w:marRight w:val="0"/>
          <w:marTop w:val="0"/>
          <w:marBottom w:val="0"/>
          <w:divBdr>
            <w:top w:val="none" w:sz="0" w:space="0" w:color="auto"/>
            <w:left w:val="none" w:sz="0" w:space="0" w:color="auto"/>
            <w:bottom w:val="none" w:sz="0" w:space="0" w:color="auto"/>
            <w:right w:val="none" w:sz="0" w:space="0" w:color="auto"/>
          </w:divBdr>
        </w:div>
        <w:div w:id="250820013">
          <w:marLeft w:val="0"/>
          <w:marRight w:val="0"/>
          <w:marTop w:val="0"/>
          <w:marBottom w:val="0"/>
          <w:divBdr>
            <w:top w:val="none" w:sz="0" w:space="0" w:color="auto"/>
            <w:left w:val="none" w:sz="0" w:space="0" w:color="auto"/>
            <w:bottom w:val="none" w:sz="0" w:space="0" w:color="auto"/>
            <w:right w:val="none" w:sz="0" w:space="0" w:color="auto"/>
          </w:divBdr>
        </w:div>
        <w:div w:id="298146657">
          <w:marLeft w:val="0"/>
          <w:marRight w:val="0"/>
          <w:marTop w:val="0"/>
          <w:marBottom w:val="0"/>
          <w:divBdr>
            <w:top w:val="none" w:sz="0" w:space="0" w:color="auto"/>
            <w:left w:val="none" w:sz="0" w:space="0" w:color="auto"/>
            <w:bottom w:val="none" w:sz="0" w:space="0" w:color="auto"/>
            <w:right w:val="none" w:sz="0" w:space="0" w:color="auto"/>
          </w:divBdr>
          <w:divsChild>
            <w:div w:id="974868328">
              <w:marLeft w:val="0"/>
              <w:marRight w:val="0"/>
              <w:marTop w:val="0"/>
              <w:marBottom w:val="0"/>
              <w:divBdr>
                <w:top w:val="none" w:sz="0" w:space="0" w:color="auto"/>
                <w:left w:val="none" w:sz="0" w:space="0" w:color="auto"/>
                <w:bottom w:val="none" w:sz="0" w:space="0" w:color="auto"/>
                <w:right w:val="none" w:sz="0" w:space="0" w:color="auto"/>
              </w:divBdr>
            </w:div>
            <w:div w:id="1709142004">
              <w:marLeft w:val="0"/>
              <w:marRight w:val="0"/>
              <w:marTop w:val="0"/>
              <w:marBottom w:val="0"/>
              <w:divBdr>
                <w:top w:val="none" w:sz="0" w:space="0" w:color="auto"/>
                <w:left w:val="none" w:sz="0" w:space="0" w:color="auto"/>
                <w:bottom w:val="none" w:sz="0" w:space="0" w:color="auto"/>
                <w:right w:val="none" w:sz="0" w:space="0" w:color="auto"/>
              </w:divBdr>
            </w:div>
            <w:div w:id="1996713168">
              <w:marLeft w:val="0"/>
              <w:marRight w:val="0"/>
              <w:marTop w:val="0"/>
              <w:marBottom w:val="0"/>
              <w:divBdr>
                <w:top w:val="none" w:sz="0" w:space="0" w:color="auto"/>
                <w:left w:val="none" w:sz="0" w:space="0" w:color="auto"/>
                <w:bottom w:val="none" w:sz="0" w:space="0" w:color="auto"/>
                <w:right w:val="none" w:sz="0" w:space="0" w:color="auto"/>
              </w:divBdr>
            </w:div>
            <w:div w:id="2005082569">
              <w:marLeft w:val="0"/>
              <w:marRight w:val="0"/>
              <w:marTop w:val="0"/>
              <w:marBottom w:val="0"/>
              <w:divBdr>
                <w:top w:val="none" w:sz="0" w:space="0" w:color="auto"/>
                <w:left w:val="none" w:sz="0" w:space="0" w:color="auto"/>
                <w:bottom w:val="none" w:sz="0" w:space="0" w:color="auto"/>
                <w:right w:val="none" w:sz="0" w:space="0" w:color="auto"/>
              </w:divBdr>
            </w:div>
          </w:divsChild>
        </w:div>
        <w:div w:id="361057292">
          <w:marLeft w:val="0"/>
          <w:marRight w:val="0"/>
          <w:marTop w:val="0"/>
          <w:marBottom w:val="0"/>
          <w:divBdr>
            <w:top w:val="none" w:sz="0" w:space="0" w:color="auto"/>
            <w:left w:val="none" w:sz="0" w:space="0" w:color="auto"/>
            <w:bottom w:val="none" w:sz="0" w:space="0" w:color="auto"/>
            <w:right w:val="none" w:sz="0" w:space="0" w:color="auto"/>
          </w:divBdr>
        </w:div>
        <w:div w:id="395054370">
          <w:marLeft w:val="0"/>
          <w:marRight w:val="0"/>
          <w:marTop w:val="0"/>
          <w:marBottom w:val="0"/>
          <w:divBdr>
            <w:top w:val="none" w:sz="0" w:space="0" w:color="auto"/>
            <w:left w:val="none" w:sz="0" w:space="0" w:color="auto"/>
            <w:bottom w:val="none" w:sz="0" w:space="0" w:color="auto"/>
            <w:right w:val="none" w:sz="0" w:space="0" w:color="auto"/>
          </w:divBdr>
        </w:div>
        <w:div w:id="395129752">
          <w:marLeft w:val="0"/>
          <w:marRight w:val="0"/>
          <w:marTop w:val="0"/>
          <w:marBottom w:val="0"/>
          <w:divBdr>
            <w:top w:val="none" w:sz="0" w:space="0" w:color="auto"/>
            <w:left w:val="none" w:sz="0" w:space="0" w:color="auto"/>
            <w:bottom w:val="none" w:sz="0" w:space="0" w:color="auto"/>
            <w:right w:val="none" w:sz="0" w:space="0" w:color="auto"/>
          </w:divBdr>
        </w:div>
        <w:div w:id="441848927">
          <w:marLeft w:val="0"/>
          <w:marRight w:val="0"/>
          <w:marTop w:val="0"/>
          <w:marBottom w:val="0"/>
          <w:divBdr>
            <w:top w:val="none" w:sz="0" w:space="0" w:color="auto"/>
            <w:left w:val="none" w:sz="0" w:space="0" w:color="auto"/>
            <w:bottom w:val="none" w:sz="0" w:space="0" w:color="auto"/>
            <w:right w:val="none" w:sz="0" w:space="0" w:color="auto"/>
          </w:divBdr>
        </w:div>
        <w:div w:id="468790633">
          <w:marLeft w:val="0"/>
          <w:marRight w:val="0"/>
          <w:marTop w:val="0"/>
          <w:marBottom w:val="0"/>
          <w:divBdr>
            <w:top w:val="none" w:sz="0" w:space="0" w:color="auto"/>
            <w:left w:val="none" w:sz="0" w:space="0" w:color="auto"/>
            <w:bottom w:val="none" w:sz="0" w:space="0" w:color="auto"/>
            <w:right w:val="none" w:sz="0" w:space="0" w:color="auto"/>
          </w:divBdr>
        </w:div>
        <w:div w:id="484052554">
          <w:marLeft w:val="0"/>
          <w:marRight w:val="0"/>
          <w:marTop w:val="0"/>
          <w:marBottom w:val="0"/>
          <w:divBdr>
            <w:top w:val="none" w:sz="0" w:space="0" w:color="auto"/>
            <w:left w:val="none" w:sz="0" w:space="0" w:color="auto"/>
            <w:bottom w:val="none" w:sz="0" w:space="0" w:color="auto"/>
            <w:right w:val="none" w:sz="0" w:space="0" w:color="auto"/>
          </w:divBdr>
        </w:div>
        <w:div w:id="517164721">
          <w:marLeft w:val="0"/>
          <w:marRight w:val="0"/>
          <w:marTop w:val="0"/>
          <w:marBottom w:val="0"/>
          <w:divBdr>
            <w:top w:val="none" w:sz="0" w:space="0" w:color="auto"/>
            <w:left w:val="none" w:sz="0" w:space="0" w:color="auto"/>
            <w:bottom w:val="none" w:sz="0" w:space="0" w:color="auto"/>
            <w:right w:val="none" w:sz="0" w:space="0" w:color="auto"/>
          </w:divBdr>
          <w:divsChild>
            <w:div w:id="501094162">
              <w:marLeft w:val="0"/>
              <w:marRight w:val="0"/>
              <w:marTop w:val="0"/>
              <w:marBottom w:val="0"/>
              <w:divBdr>
                <w:top w:val="none" w:sz="0" w:space="0" w:color="auto"/>
                <w:left w:val="none" w:sz="0" w:space="0" w:color="auto"/>
                <w:bottom w:val="none" w:sz="0" w:space="0" w:color="auto"/>
                <w:right w:val="none" w:sz="0" w:space="0" w:color="auto"/>
              </w:divBdr>
            </w:div>
            <w:div w:id="624501780">
              <w:marLeft w:val="0"/>
              <w:marRight w:val="0"/>
              <w:marTop w:val="0"/>
              <w:marBottom w:val="0"/>
              <w:divBdr>
                <w:top w:val="none" w:sz="0" w:space="0" w:color="auto"/>
                <w:left w:val="none" w:sz="0" w:space="0" w:color="auto"/>
                <w:bottom w:val="none" w:sz="0" w:space="0" w:color="auto"/>
                <w:right w:val="none" w:sz="0" w:space="0" w:color="auto"/>
              </w:divBdr>
            </w:div>
            <w:div w:id="855923576">
              <w:marLeft w:val="0"/>
              <w:marRight w:val="0"/>
              <w:marTop w:val="0"/>
              <w:marBottom w:val="0"/>
              <w:divBdr>
                <w:top w:val="none" w:sz="0" w:space="0" w:color="auto"/>
                <w:left w:val="none" w:sz="0" w:space="0" w:color="auto"/>
                <w:bottom w:val="none" w:sz="0" w:space="0" w:color="auto"/>
                <w:right w:val="none" w:sz="0" w:space="0" w:color="auto"/>
              </w:divBdr>
            </w:div>
          </w:divsChild>
        </w:div>
        <w:div w:id="536898277">
          <w:marLeft w:val="0"/>
          <w:marRight w:val="0"/>
          <w:marTop w:val="0"/>
          <w:marBottom w:val="0"/>
          <w:divBdr>
            <w:top w:val="none" w:sz="0" w:space="0" w:color="auto"/>
            <w:left w:val="none" w:sz="0" w:space="0" w:color="auto"/>
            <w:bottom w:val="none" w:sz="0" w:space="0" w:color="auto"/>
            <w:right w:val="none" w:sz="0" w:space="0" w:color="auto"/>
          </w:divBdr>
        </w:div>
        <w:div w:id="542517829">
          <w:marLeft w:val="0"/>
          <w:marRight w:val="0"/>
          <w:marTop w:val="0"/>
          <w:marBottom w:val="0"/>
          <w:divBdr>
            <w:top w:val="none" w:sz="0" w:space="0" w:color="auto"/>
            <w:left w:val="none" w:sz="0" w:space="0" w:color="auto"/>
            <w:bottom w:val="none" w:sz="0" w:space="0" w:color="auto"/>
            <w:right w:val="none" w:sz="0" w:space="0" w:color="auto"/>
          </w:divBdr>
        </w:div>
        <w:div w:id="569075697">
          <w:marLeft w:val="0"/>
          <w:marRight w:val="0"/>
          <w:marTop w:val="0"/>
          <w:marBottom w:val="0"/>
          <w:divBdr>
            <w:top w:val="none" w:sz="0" w:space="0" w:color="auto"/>
            <w:left w:val="none" w:sz="0" w:space="0" w:color="auto"/>
            <w:bottom w:val="none" w:sz="0" w:space="0" w:color="auto"/>
            <w:right w:val="none" w:sz="0" w:space="0" w:color="auto"/>
          </w:divBdr>
        </w:div>
        <w:div w:id="587152217">
          <w:marLeft w:val="0"/>
          <w:marRight w:val="0"/>
          <w:marTop w:val="0"/>
          <w:marBottom w:val="0"/>
          <w:divBdr>
            <w:top w:val="none" w:sz="0" w:space="0" w:color="auto"/>
            <w:left w:val="none" w:sz="0" w:space="0" w:color="auto"/>
            <w:bottom w:val="none" w:sz="0" w:space="0" w:color="auto"/>
            <w:right w:val="none" w:sz="0" w:space="0" w:color="auto"/>
          </w:divBdr>
        </w:div>
        <w:div w:id="601836220">
          <w:marLeft w:val="0"/>
          <w:marRight w:val="0"/>
          <w:marTop w:val="0"/>
          <w:marBottom w:val="0"/>
          <w:divBdr>
            <w:top w:val="none" w:sz="0" w:space="0" w:color="auto"/>
            <w:left w:val="none" w:sz="0" w:space="0" w:color="auto"/>
            <w:bottom w:val="none" w:sz="0" w:space="0" w:color="auto"/>
            <w:right w:val="none" w:sz="0" w:space="0" w:color="auto"/>
          </w:divBdr>
        </w:div>
        <w:div w:id="677587157">
          <w:marLeft w:val="0"/>
          <w:marRight w:val="0"/>
          <w:marTop w:val="0"/>
          <w:marBottom w:val="0"/>
          <w:divBdr>
            <w:top w:val="none" w:sz="0" w:space="0" w:color="auto"/>
            <w:left w:val="none" w:sz="0" w:space="0" w:color="auto"/>
            <w:bottom w:val="none" w:sz="0" w:space="0" w:color="auto"/>
            <w:right w:val="none" w:sz="0" w:space="0" w:color="auto"/>
          </w:divBdr>
          <w:divsChild>
            <w:div w:id="133985514">
              <w:marLeft w:val="0"/>
              <w:marRight w:val="0"/>
              <w:marTop w:val="0"/>
              <w:marBottom w:val="0"/>
              <w:divBdr>
                <w:top w:val="none" w:sz="0" w:space="0" w:color="auto"/>
                <w:left w:val="none" w:sz="0" w:space="0" w:color="auto"/>
                <w:bottom w:val="none" w:sz="0" w:space="0" w:color="auto"/>
                <w:right w:val="none" w:sz="0" w:space="0" w:color="auto"/>
              </w:divBdr>
            </w:div>
            <w:div w:id="687562711">
              <w:marLeft w:val="0"/>
              <w:marRight w:val="0"/>
              <w:marTop w:val="0"/>
              <w:marBottom w:val="0"/>
              <w:divBdr>
                <w:top w:val="none" w:sz="0" w:space="0" w:color="auto"/>
                <w:left w:val="none" w:sz="0" w:space="0" w:color="auto"/>
                <w:bottom w:val="none" w:sz="0" w:space="0" w:color="auto"/>
                <w:right w:val="none" w:sz="0" w:space="0" w:color="auto"/>
              </w:divBdr>
            </w:div>
            <w:div w:id="907421770">
              <w:marLeft w:val="0"/>
              <w:marRight w:val="0"/>
              <w:marTop w:val="0"/>
              <w:marBottom w:val="0"/>
              <w:divBdr>
                <w:top w:val="none" w:sz="0" w:space="0" w:color="auto"/>
                <w:left w:val="none" w:sz="0" w:space="0" w:color="auto"/>
                <w:bottom w:val="none" w:sz="0" w:space="0" w:color="auto"/>
                <w:right w:val="none" w:sz="0" w:space="0" w:color="auto"/>
              </w:divBdr>
            </w:div>
            <w:div w:id="1078134816">
              <w:marLeft w:val="0"/>
              <w:marRight w:val="0"/>
              <w:marTop w:val="0"/>
              <w:marBottom w:val="0"/>
              <w:divBdr>
                <w:top w:val="none" w:sz="0" w:space="0" w:color="auto"/>
                <w:left w:val="none" w:sz="0" w:space="0" w:color="auto"/>
                <w:bottom w:val="none" w:sz="0" w:space="0" w:color="auto"/>
                <w:right w:val="none" w:sz="0" w:space="0" w:color="auto"/>
              </w:divBdr>
            </w:div>
            <w:div w:id="1542862626">
              <w:marLeft w:val="0"/>
              <w:marRight w:val="0"/>
              <w:marTop w:val="0"/>
              <w:marBottom w:val="0"/>
              <w:divBdr>
                <w:top w:val="none" w:sz="0" w:space="0" w:color="auto"/>
                <w:left w:val="none" w:sz="0" w:space="0" w:color="auto"/>
                <w:bottom w:val="none" w:sz="0" w:space="0" w:color="auto"/>
                <w:right w:val="none" w:sz="0" w:space="0" w:color="auto"/>
              </w:divBdr>
            </w:div>
          </w:divsChild>
        </w:div>
        <w:div w:id="692150612">
          <w:marLeft w:val="0"/>
          <w:marRight w:val="0"/>
          <w:marTop w:val="0"/>
          <w:marBottom w:val="0"/>
          <w:divBdr>
            <w:top w:val="none" w:sz="0" w:space="0" w:color="auto"/>
            <w:left w:val="none" w:sz="0" w:space="0" w:color="auto"/>
            <w:bottom w:val="none" w:sz="0" w:space="0" w:color="auto"/>
            <w:right w:val="none" w:sz="0" w:space="0" w:color="auto"/>
          </w:divBdr>
        </w:div>
        <w:div w:id="692414782">
          <w:marLeft w:val="0"/>
          <w:marRight w:val="0"/>
          <w:marTop w:val="0"/>
          <w:marBottom w:val="0"/>
          <w:divBdr>
            <w:top w:val="none" w:sz="0" w:space="0" w:color="auto"/>
            <w:left w:val="none" w:sz="0" w:space="0" w:color="auto"/>
            <w:bottom w:val="none" w:sz="0" w:space="0" w:color="auto"/>
            <w:right w:val="none" w:sz="0" w:space="0" w:color="auto"/>
          </w:divBdr>
        </w:div>
        <w:div w:id="708071414">
          <w:marLeft w:val="0"/>
          <w:marRight w:val="0"/>
          <w:marTop w:val="0"/>
          <w:marBottom w:val="0"/>
          <w:divBdr>
            <w:top w:val="none" w:sz="0" w:space="0" w:color="auto"/>
            <w:left w:val="none" w:sz="0" w:space="0" w:color="auto"/>
            <w:bottom w:val="none" w:sz="0" w:space="0" w:color="auto"/>
            <w:right w:val="none" w:sz="0" w:space="0" w:color="auto"/>
          </w:divBdr>
          <w:divsChild>
            <w:div w:id="212474395">
              <w:marLeft w:val="0"/>
              <w:marRight w:val="0"/>
              <w:marTop w:val="0"/>
              <w:marBottom w:val="0"/>
              <w:divBdr>
                <w:top w:val="none" w:sz="0" w:space="0" w:color="auto"/>
                <w:left w:val="none" w:sz="0" w:space="0" w:color="auto"/>
                <w:bottom w:val="none" w:sz="0" w:space="0" w:color="auto"/>
                <w:right w:val="none" w:sz="0" w:space="0" w:color="auto"/>
              </w:divBdr>
            </w:div>
            <w:div w:id="545139905">
              <w:marLeft w:val="0"/>
              <w:marRight w:val="0"/>
              <w:marTop w:val="0"/>
              <w:marBottom w:val="0"/>
              <w:divBdr>
                <w:top w:val="none" w:sz="0" w:space="0" w:color="auto"/>
                <w:left w:val="none" w:sz="0" w:space="0" w:color="auto"/>
                <w:bottom w:val="none" w:sz="0" w:space="0" w:color="auto"/>
                <w:right w:val="none" w:sz="0" w:space="0" w:color="auto"/>
              </w:divBdr>
            </w:div>
            <w:div w:id="903180135">
              <w:marLeft w:val="0"/>
              <w:marRight w:val="0"/>
              <w:marTop w:val="0"/>
              <w:marBottom w:val="0"/>
              <w:divBdr>
                <w:top w:val="none" w:sz="0" w:space="0" w:color="auto"/>
                <w:left w:val="none" w:sz="0" w:space="0" w:color="auto"/>
                <w:bottom w:val="none" w:sz="0" w:space="0" w:color="auto"/>
                <w:right w:val="none" w:sz="0" w:space="0" w:color="auto"/>
              </w:divBdr>
            </w:div>
            <w:div w:id="1613709281">
              <w:marLeft w:val="0"/>
              <w:marRight w:val="0"/>
              <w:marTop w:val="0"/>
              <w:marBottom w:val="0"/>
              <w:divBdr>
                <w:top w:val="none" w:sz="0" w:space="0" w:color="auto"/>
                <w:left w:val="none" w:sz="0" w:space="0" w:color="auto"/>
                <w:bottom w:val="none" w:sz="0" w:space="0" w:color="auto"/>
                <w:right w:val="none" w:sz="0" w:space="0" w:color="auto"/>
              </w:divBdr>
            </w:div>
            <w:div w:id="2087804853">
              <w:marLeft w:val="0"/>
              <w:marRight w:val="0"/>
              <w:marTop w:val="0"/>
              <w:marBottom w:val="0"/>
              <w:divBdr>
                <w:top w:val="none" w:sz="0" w:space="0" w:color="auto"/>
                <w:left w:val="none" w:sz="0" w:space="0" w:color="auto"/>
                <w:bottom w:val="none" w:sz="0" w:space="0" w:color="auto"/>
                <w:right w:val="none" w:sz="0" w:space="0" w:color="auto"/>
              </w:divBdr>
            </w:div>
          </w:divsChild>
        </w:div>
        <w:div w:id="717433176">
          <w:marLeft w:val="0"/>
          <w:marRight w:val="0"/>
          <w:marTop w:val="0"/>
          <w:marBottom w:val="0"/>
          <w:divBdr>
            <w:top w:val="none" w:sz="0" w:space="0" w:color="auto"/>
            <w:left w:val="none" w:sz="0" w:space="0" w:color="auto"/>
            <w:bottom w:val="none" w:sz="0" w:space="0" w:color="auto"/>
            <w:right w:val="none" w:sz="0" w:space="0" w:color="auto"/>
          </w:divBdr>
        </w:div>
        <w:div w:id="723212321">
          <w:marLeft w:val="0"/>
          <w:marRight w:val="0"/>
          <w:marTop w:val="0"/>
          <w:marBottom w:val="0"/>
          <w:divBdr>
            <w:top w:val="none" w:sz="0" w:space="0" w:color="auto"/>
            <w:left w:val="none" w:sz="0" w:space="0" w:color="auto"/>
            <w:bottom w:val="none" w:sz="0" w:space="0" w:color="auto"/>
            <w:right w:val="none" w:sz="0" w:space="0" w:color="auto"/>
          </w:divBdr>
        </w:div>
        <w:div w:id="735399982">
          <w:marLeft w:val="0"/>
          <w:marRight w:val="0"/>
          <w:marTop w:val="0"/>
          <w:marBottom w:val="0"/>
          <w:divBdr>
            <w:top w:val="none" w:sz="0" w:space="0" w:color="auto"/>
            <w:left w:val="none" w:sz="0" w:space="0" w:color="auto"/>
            <w:bottom w:val="none" w:sz="0" w:space="0" w:color="auto"/>
            <w:right w:val="none" w:sz="0" w:space="0" w:color="auto"/>
          </w:divBdr>
        </w:div>
        <w:div w:id="780490626">
          <w:marLeft w:val="0"/>
          <w:marRight w:val="0"/>
          <w:marTop w:val="0"/>
          <w:marBottom w:val="0"/>
          <w:divBdr>
            <w:top w:val="none" w:sz="0" w:space="0" w:color="auto"/>
            <w:left w:val="none" w:sz="0" w:space="0" w:color="auto"/>
            <w:bottom w:val="none" w:sz="0" w:space="0" w:color="auto"/>
            <w:right w:val="none" w:sz="0" w:space="0" w:color="auto"/>
          </w:divBdr>
          <w:divsChild>
            <w:div w:id="89611">
              <w:marLeft w:val="0"/>
              <w:marRight w:val="0"/>
              <w:marTop w:val="0"/>
              <w:marBottom w:val="0"/>
              <w:divBdr>
                <w:top w:val="none" w:sz="0" w:space="0" w:color="auto"/>
                <w:left w:val="none" w:sz="0" w:space="0" w:color="auto"/>
                <w:bottom w:val="none" w:sz="0" w:space="0" w:color="auto"/>
                <w:right w:val="none" w:sz="0" w:space="0" w:color="auto"/>
              </w:divBdr>
            </w:div>
            <w:div w:id="261381649">
              <w:marLeft w:val="0"/>
              <w:marRight w:val="0"/>
              <w:marTop w:val="0"/>
              <w:marBottom w:val="0"/>
              <w:divBdr>
                <w:top w:val="none" w:sz="0" w:space="0" w:color="auto"/>
                <w:left w:val="none" w:sz="0" w:space="0" w:color="auto"/>
                <w:bottom w:val="none" w:sz="0" w:space="0" w:color="auto"/>
                <w:right w:val="none" w:sz="0" w:space="0" w:color="auto"/>
              </w:divBdr>
            </w:div>
            <w:div w:id="1130902982">
              <w:marLeft w:val="0"/>
              <w:marRight w:val="0"/>
              <w:marTop w:val="0"/>
              <w:marBottom w:val="0"/>
              <w:divBdr>
                <w:top w:val="none" w:sz="0" w:space="0" w:color="auto"/>
                <w:left w:val="none" w:sz="0" w:space="0" w:color="auto"/>
                <w:bottom w:val="none" w:sz="0" w:space="0" w:color="auto"/>
                <w:right w:val="none" w:sz="0" w:space="0" w:color="auto"/>
              </w:divBdr>
            </w:div>
            <w:div w:id="1699315609">
              <w:marLeft w:val="0"/>
              <w:marRight w:val="0"/>
              <w:marTop w:val="0"/>
              <w:marBottom w:val="0"/>
              <w:divBdr>
                <w:top w:val="none" w:sz="0" w:space="0" w:color="auto"/>
                <w:left w:val="none" w:sz="0" w:space="0" w:color="auto"/>
                <w:bottom w:val="none" w:sz="0" w:space="0" w:color="auto"/>
                <w:right w:val="none" w:sz="0" w:space="0" w:color="auto"/>
              </w:divBdr>
            </w:div>
            <w:div w:id="1924223225">
              <w:marLeft w:val="0"/>
              <w:marRight w:val="0"/>
              <w:marTop w:val="0"/>
              <w:marBottom w:val="0"/>
              <w:divBdr>
                <w:top w:val="none" w:sz="0" w:space="0" w:color="auto"/>
                <w:left w:val="none" w:sz="0" w:space="0" w:color="auto"/>
                <w:bottom w:val="none" w:sz="0" w:space="0" w:color="auto"/>
                <w:right w:val="none" w:sz="0" w:space="0" w:color="auto"/>
              </w:divBdr>
            </w:div>
          </w:divsChild>
        </w:div>
        <w:div w:id="792674769">
          <w:marLeft w:val="0"/>
          <w:marRight w:val="0"/>
          <w:marTop w:val="0"/>
          <w:marBottom w:val="0"/>
          <w:divBdr>
            <w:top w:val="none" w:sz="0" w:space="0" w:color="auto"/>
            <w:left w:val="none" w:sz="0" w:space="0" w:color="auto"/>
            <w:bottom w:val="none" w:sz="0" w:space="0" w:color="auto"/>
            <w:right w:val="none" w:sz="0" w:space="0" w:color="auto"/>
          </w:divBdr>
          <w:divsChild>
            <w:div w:id="733773374">
              <w:marLeft w:val="0"/>
              <w:marRight w:val="0"/>
              <w:marTop w:val="0"/>
              <w:marBottom w:val="0"/>
              <w:divBdr>
                <w:top w:val="none" w:sz="0" w:space="0" w:color="auto"/>
                <w:left w:val="none" w:sz="0" w:space="0" w:color="auto"/>
                <w:bottom w:val="none" w:sz="0" w:space="0" w:color="auto"/>
                <w:right w:val="none" w:sz="0" w:space="0" w:color="auto"/>
              </w:divBdr>
            </w:div>
            <w:div w:id="863517376">
              <w:marLeft w:val="0"/>
              <w:marRight w:val="0"/>
              <w:marTop w:val="0"/>
              <w:marBottom w:val="0"/>
              <w:divBdr>
                <w:top w:val="none" w:sz="0" w:space="0" w:color="auto"/>
                <w:left w:val="none" w:sz="0" w:space="0" w:color="auto"/>
                <w:bottom w:val="none" w:sz="0" w:space="0" w:color="auto"/>
                <w:right w:val="none" w:sz="0" w:space="0" w:color="auto"/>
              </w:divBdr>
            </w:div>
            <w:div w:id="1050498571">
              <w:marLeft w:val="0"/>
              <w:marRight w:val="0"/>
              <w:marTop w:val="0"/>
              <w:marBottom w:val="0"/>
              <w:divBdr>
                <w:top w:val="none" w:sz="0" w:space="0" w:color="auto"/>
                <w:left w:val="none" w:sz="0" w:space="0" w:color="auto"/>
                <w:bottom w:val="none" w:sz="0" w:space="0" w:color="auto"/>
                <w:right w:val="none" w:sz="0" w:space="0" w:color="auto"/>
              </w:divBdr>
            </w:div>
            <w:div w:id="1531071548">
              <w:marLeft w:val="0"/>
              <w:marRight w:val="0"/>
              <w:marTop w:val="0"/>
              <w:marBottom w:val="0"/>
              <w:divBdr>
                <w:top w:val="none" w:sz="0" w:space="0" w:color="auto"/>
                <w:left w:val="none" w:sz="0" w:space="0" w:color="auto"/>
                <w:bottom w:val="none" w:sz="0" w:space="0" w:color="auto"/>
                <w:right w:val="none" w:sz="0" w:space="0" w:color="auto"/>
              </w:divBdr>
            </w:div>
            <w:div w:id="1926761685">
              <w:marLeft w:val="0"/>
              <w:marRight w:val="0"/>
              <w:marTop w:val="0"/>
              <w:marBottom w:val="0"/>
              <w:divBdr>
                <w:top w:val="none" w:sz="0" w:space="0" w:color="auto"/>
                <w:left w:val="none" w:sz="0" w:space="0" w:color="auto"/>
                <w:bottom w:val="none" w:sz="0" w:space="0" w:color="auto"/>
                <w:right w:val="none" w:sz="0" w:space="0" w:color="auto"/>
              </w:divBdr>
            </w:div>
          </w:divsChild>
        </w:div>
        <w:div w:id="803280685">
          <w:marLeft w:val="0"/>
          <w:marRight w:val="0"/>
          <w:marTop w:val="0"/>
          <w:marBottom w:val="0"/>
          <w:divBdr>
            <w:top w:val="none" w:sz="0" w:space="0" w:color="auto"/>
            <w:left w:val="none" w:sz="0" w:space="0" w:color="auto"/>
            <w:bottom w:val="none" w:sz="0" w:space="0" w:color="auto"/>
            <w:right w:val="none" w:sz="0" w:space="0" w:color="auto"/>
          </w:divBdr>
        </w:div>
        <w:div w:id="825513010">
          <w:marLeft w:val="0"/>
          <w:marRight w:val="0"/>
          <w:marTop w:val="0"/>
          <w:marBottom w:val="0"/>
          <w:divBdr>
            <w:top w:val="none" w:sz="0" w:space="0" w:color="auto"/>
            <w:left w:val="none" w:sz="0" w:space="0" w:color="auto"/>
            <w:bottom w:val="none" w:sz="0" w:space="0" w:color="auto"/>
            <w:right w:val="none" w:sz="0" w:space="0" w:color="auto"/>
          </w:divBdr>
        </w:div>
        <w:div w:id="889611034">
          <w:marLeft w:val="0"/>
          <w:marRight w:val="0"/>
          <w:marTop w:val="0"/>
          <w:marBottom w:val="0"/>
          <w:divBdr>
            <w:top w:val="none" w:sz="0" w:space="0" w:color="auto"/>
            <w:left w:val="none" w:sz="0" w:space="0" w:color="auto"/>
            <w:bottom w:val="none" w:sz="0" w:space="0" w:color="auto"/>
            <w:right w:val="none" w:sz="0" w:space="0" w:color="auto"/>
          </w:divBdr>
        </w:div>
        <w:div w:id="933785252">
          <w:marLeft w:val="0"/>
          <w:marRight w:val="0"/>
          <w:marTop w:val="0"/>
          <w:marBottom w:val="0"/>
          <w:divBdr>
            <w:top w:val="none" w:sz="0" w:space="0" w:color="auto"/>
            <w:left w:val="none" w:sz="0" w:space="0" w:color="auto"/>
            <w:bottom w:val="none" w:sz="0" w:space="0" w:color="auto"/>
            <w:right w:val="none" w:sz="0" w:space="0" w:color="auto"/>
          </w:divBdr>
          <w:divsChild>
            <w:div w:id="399405459">
              <w:marLeft w:val="0"/>
              <w:marRight w:val="0"/>
              <w:marTop w:val="0"/>
              <w:marBottom w:val="0"/>
              <w:divBdr>
                <w:top w:val="none" w:sz="0" w:space="0" w:color="auto"/>
                <w:left w:val="none" w:sz="0" w:space="0" w:color="auto"/>
                <w:bottom w:val="none" w:sz="0" w:space="0" w:color="auto"/>
                <w:right w:val="none" w:sz="0" w:space="0" w:color="auto"/>
              </w:divBdr>
            </w:div>
            <w:div w:id="917979402">
              <w:marLeft w:val="0"/>
              <w:marRight w:val="0"/>
              <w:marTop w:val="0"/>
              <w:marBottom w:val="0"/>
              <w:divBdr>
                <w:top w:val="none" w:sz="0" w:space="0" w:color="auto"/>
                <w:left w:val="none" w:sz="0" w:space="0" w:color="auto"/>
                <w:bottom w:val="none" w:sz="0" w:space="0" w:color="auto"/>
                <w:right w:val="none" w:sz="0" w:space="0" w:color="auto"/>
              </w:divBdr>
            </w:div>
            <w:div w:id="1131168521">
              <w:marLeft w:val="0"/>
              <w:marRight w:val="0"/>
              <w:marTop w:val="0"/>
              <w:marBottom w:val="0"/>
              <w:divBdr>
                <w:top w:val="none" w:sz="0" w:space="0" w:color="auto"/>
                <w:left w:val="none" w:sz="0" w:space="0" w:color="auto"/>
                <w:bottom w:val="none" w:sz="0" w:space="0" w:color="auto"/>
                <w:right w:val="none" w:sz="0" w:space="0" w:color="auto"/>
              </w:divBdr>
            </w:div>
            <w:div w:id="1139224694">
              <w:marLeft w:val="0"/>
              <w:marRight w:val="0"/>
              <w:marTop w:val="0"/>
              <w:marBottom w:val="0"/>
              <w:divBdr>
                <w:top w:val="none" w:sz="0" w:space="0" w:color="auto"/>
                <w:left w:val="none" w:sz="0" w:space="0" w:color="auto"/>
                <w:bottom w:val="none" w:sz="0" w:space="0" w:color="auto"/>
                <w:right w:val="none" w:sz="0" w:space="0" w:color="auto"/>
              </w:divBdr>
            </w:div>
            <w:div w:id="1201091708">
              <w:marLeft w:val="0"/>
              <w:marRight w:val="0"/>
              <w:marTop w:val="0"/>
              <w:marBottom w:val="0"/>
              <w:divBdr>
                <w:top w:val="none" w:sz="0" w:space="0" w:color="auto"/>
                <w:left w:val="none" w:sz="0" w:space="0" w:color="auto"/>
                <w:bottom w:val="none" w:sz="0" w:space="0" w:color="auto"/>
                <w:right w:val="none" w:sz="0" w:space="0" w:color="auto"/>
              </w:divBdr>
            </w:div>
          </w:divsChild>
        </w:div>
        <w:div w:id="979306782">
          <w:marLeft w:val="0"/>
          <w:marRight w:val="0"/>
          <w:marTop w:val="0"/>
          <w:marBottom w:val="0"/>
          <w:divBdr>
            <w:top w:val="none" w:sz="0" w:space="0" w:color="auto"/>
            <w:left w:val="none" w:sz="0" w:space="0" w:color="auto"/>
            <w:bottom w:val="none" w:sz="0" w:space="0" w:color="auto"/>
            <w:right w:val="none" w:sz="0" w:space="0" w:color="auto"/>
          </w:divBdr>
        </w:div>
        <w:div w:id="1011370622">
          <w:marLeft w:val="0"/>
          <w:marRight w:val="0"/>
          <w:marTop w:val="0"/>
          <w:marBottom w:val="0"/>
          <w:divBdr>
            <w:top w:val="none" w:sz="0" w:space="0" w:color="auto"/>
            <w:left w:val="none" w:sz="0" w:space="0" w:color="auto"/>
            <w:bottom w:val="none" w:sz="0" w:space="0" w:color="auto"/>
            <w:right w:val="none" w:sz="0" w:space="0" w:color="auto"/>
          </w:divBdr>
        </w:div>
        <w:div w:id="1092506809">
          <w:marLeft w:val="0"/>
          <w:marRight w:val="0"/>
          <w:marTop w:val="0"/>
          <w:marBottom w:val="0"/>
          <w:divBdr>
            <w:top w:val="none" w:sz="0" w:space="0" w:color="auto"/>
            <w:left w:val="none" w:sz="0" w:space="0" w:color="auto"/>
            <w:bottom w:val="none" w:sz="0" w:space="0" w:color="auto"/>
            <w:right w:val="none" w:sz="0" w:space="0" w:color="auto"/>
          </w:divBdr>
        </w:div>
        <w:div w:id="1104838094">
          <w:marLeft w:val="0"/>
          <w:marRight w:val="0"/>
          <w:marTop w:val="0"/>
          <w:marBottom w:val="0"/>
          <w:divBdr>
            <w:top w:val="none" w:sz="0" w:space="0" w:color="auto"/>
            <w:left w:val="none" w:sz="0" w:space="0" w:color="auto"/>
            <w:bottom w:val="none" w:sz="0" w:space="0" w:color="auto"/>
            <w:right w:val="none" w:sz="0" w:space="0" w:color="auto"/>
          </w:divBdr>
          <w:divsChild>
            <w:div w:id="86076501">
              <w:marLeft w:val="0"/>
              <w:marRight w:val="0"/>
              <w:marTop w:val="0"/>
              <w:marBottom w:val="0"/>
              <w:divBdr>
                <w:top w:val="none" w:sz="0" w:space="0" w:color="auto"/>
                <w:left w:val="none" w:sz="0" w:space="0" w:color="auto"/>
                <w:bottom w:val="none" w:sz="0" w:space="0" w:color="auto"/>
                <w:right w:val="none" w:sz="0" w:space="0" w:color="auto"/>
              </w:divBdr>
            </w:div>
            <w:div w:id="400256840">
              <w:marLeft w:val="0"/>
              <w:marRight w:val="0"/>
              <w:marTop w:val="0"/>
              <w:marBottom w:val="0"/>
              <w:divBdr>
                <w:top w:val="none" w:sz="0" w:space="0" w:color="auto"/>
                <w:left w:val="none" w:sz="0" w:space="0" w:color="auto"/>
                <w:bottom w:val="none" w:sz="0" w:space="0" w:color="auto"/>
                <w:right w:val="none" w:sz="0" w:space="0" w:color="auto"/>
              </w:divBdr>
            </w:div>
            <w:div w:id="641471169">
              <w:marLeft w:val="0"/>
              <w:marRight w:val="0"/>
              <w:marTop w:val="0"/>
              <w:marBottom w:val="0"/>
              <w:divBdr>
                <w:top w:val="none" w:sz="0" w:space="0" w:color="auto"/>
                <w:left w:val="none" w:sz="0" w:space="0" w:color="auto"/>
                <w:bottom w:val="none" w:sz="0" w:space="0" w:color="auto"/>
                <w:right w:val="none" w:sz="0" w:space="0" w:color="auto"/>
              </w:divBdr>
            </w:div>
            <w:div w:id="1033773117">
              <w:marLeft w:val="0"/>
              <w:marRight w:val="0"/>
              <w:marTop w:val="0"/>
              <w:marBottom w:val="0"/>
              <w:divBdr>
                <w:top w:val="none" w:sz="0" w:space="0" w:color="auto"/>
                <w:left w:val="none" w:sz="0" w:space="0" w:color="auto"/>
                <w:bottom w:val="none" w:sz="0" w:space="0" w:color="auto"/>
                <w:right w:val="none" w:sz="0" w:space="0" w:color="auto"/>
              </w:divBdr>
            </w:div>
            <w:div w:id="1113592645">
              <w:marLeft w:val="0"/>
              <w:marRight w:val="0"/>
              <w:marTop w:val="0"/>
              <w:marBottom w:val="0"/>
              <w:divBdr>
                <w:top w:val="none" w:sz="0" w:space="0" w:color="auto"/>
                <w:left w:val="none" w:sz="0" w:space="0" w:color="auto"/>
                <w:bottom w:val="none" w:sz="0" w:space="0" w:color="auto"/>
                <w:right w:val="none" w:sz="0" w:space="0" w:color="auto"/>
              </w:divBdr>
            </w:div>
          </w:divsChild>
        </w:div>
        <w:div w:id="1115366157">
          <w:marLeft w:val="0"/>
          <w:marRight w:val="0"/>
          <w:marTop w:val="0"/>
          <w:marBottom w:val="0"/>
          <w:divBdr>
            <w:top w:val="none" w:sz="0" w:space="0" w:color="auto"/>
            <w:left w:val="none" w:sz="0" w:space="0" w:color="auto"/>
            <w:bottom w:val="none" w:sz="0" w:space="0" w:color="auto"/>
            <w:right w:val="none" w:sz="0" w:space="0" w:color="auto"/>
          </w:divBdr>
          <w:divsChild>
            <w:div w:id="899824013">
              <w:marLeft w:val="0"/>
              <w:marRight w:val="0"/>
              <w:marTop w:val="0"/>
              <w:marBottom w:val="0"/>
              <w:divBdr>
                <w:top w:val="none" w:sz="0" w:space="0" w:color="auto"/>
                <w:left w:val="none" w:sz="0" w:space="0" w:color="auto"/>
                <w:bottom w:val="none" w:sz="0" w:space="0" w:color="auto"/>
                <w:right w:val="none" w:sz="0" w:space="0" w:color="auto"/>
              </w:divBdr>
            </w:div>
            <w:div w:id="1212500136">
              <w:marLeft w:val="0"/>
              <w:marRight w:val="0"/>
              <w:marTop w:val="0"/>
              <w:marBottom w:val="0"/>
              <w:divBdr>
                <w:top w:val="none" w:sz="0" w:space="0" w:color="auto"/>
                <w:left w:val="none" w:sz="0" w:space="0" w:color="auto"/>
                <w:bottom w:val="none" w:sz="0" w:space="0" w:color="auto"/>
                <w:right w:val="none" w:sz="0" w:space="0" w:color="auto"/>
              </w:divBdr>
            </w:div>
            <w:div w:id="1416169201">
              <w:marLeft w:val="0"/>
              <w:marRight w:val="0"/>
              <w:marTop w:val="0"/>
              <w:marBottom w:val="0"/>
              <w:divBdr>
                <w:top w:val="none" w:sz="0" w:space="0" w:color="auto"/>
                <w:left w:val="none" w:sz="0" w:space="0" w:color="auto"/>
                <w:bottom w:val="none" w:sz="0" w:space="0" w:color="auto"/>
                <w:right w:val="none" w:sz="0" w:space="0" w:color="auto"/>
              </w:divBdr>
            </w:div>
            <w:div w:id="1661498028">
              <w:marLeft w:val="0"/>
              <w:marRight w:val="0"/>
              <w:marTop w:val="0"/>
              <w:marBottom w:val="0"/>
              <w:divBdr>
                <w:top w:val="none" w:sz="0" w:space="0" w:color="auto"/>
                <w:left w:val="none" w:sz="0" w:space="0" w:color="auto"/>
                <w:bottom w:val="none" w:sz="0" w:space="0" w:color="auto"/>
                <w:right w:val="none" w:sz="0" w:space="0" w:color="auto"/>
              </w:divBdr>
            </w:div>
            <w:div w:id="1772970490">
              <w:marLeft w:val="0"/>
              <w:marRight w:val="0"/>
              <w:marTop w:val="0"/>
              <w:marBottom w:val="0"/>
              <w:divBdr>
                <w:top w:val="none" w:sz="0" w:space="0" w:color="auto"/>
                <w:left w:val="none" w:sz="0" w:space="0" w:color="auto"/>
                <w:bottom w:val="none" w:sz="0" w:space="0" w:color="auto"/>
                <w:right w:val="none" w:sz="0" w:space="0" w:color="auto"/>
              </w:divBdr>
            </w:div>
          </w:divsChild>
        </w:div>
        <w:div w:id="1127314408">
          <w:marLeft w:val="0"/>
          <w:marRight w:val="0"/>
          <w:marTop w:val="0"/>
          <w:marBottom w:val="0"/>
          <w:divBdr>
            <w:top w:val="none" w:sz="0" w:space="0" w:color="auto"/>
            <w:left w:val="none" w:sz="0" w:space="0" w:color="auto"/>
            <w:bottom w:val="none" w:sz="0" w:space="0" w:color="auto"/>
            <w:right w:val="none" w:sz="0" w:space="0" w:color="auto"/>
          </w:divBdr>
        </w:div>
        <w:div w:id="1137261298">
          <w:marLeft w:val="0"/>
          <w:marRight w:val="0"/>
          <w:marTop w:val="0"/>
          <w:marBottom w:val="0"/>
          <w:divBdr>
            <w:top w:val="none" w:sz="0" w:space="0" w:color="auto"/>
            <w:left w:val="none" w:sz="0" w:space="0" w:color="auto"/>
            <w:bottom w:val="none" w:sz="0" w:space="0" w:color="auto"/>
            <w:right w:val="none" w:sz="0" w:space="0" w:color="auto"/>
          </w:divBdr>
          <w:divsChild>
            <w:div w:id="750930534">
              <w:marLeft w:val="0"/>
              <w:marRight w:val="0"/>
              <w:marTop w:val="0"/>
              <w:marBottom w:val="0"/>
              <w:divBdr>
                <w:top w:val="none" w:sz="0" w:space="0" w:color="auto"/>
                <w:left w:val="none" w:sz="0" w:space="0" w:color="auto"/>
                <w:bottom w:val="none" w:sz="0" w:space="0" w:color="auto"/>
                <w:right w:val="none" w:sz="0" w:space="0" w:color="auto"/>
              </w:divBdr>
            </w:div>
            <w:div w:id="1043335672">
              <w:marLeft w:val="0"/>
              <w:marRight w:val="0"/>
              <w:marTop w:val="0"/>
              <w:marBottom w:val="0"/>
              <w:divBdr>
                <w:top w:val="none" w:sz="0" w:space="0" w:color="auto"/>
                <w:left w:val="none" w:sz="0" w:space="0" w:color="auto"/>
                <w:bottom w:val="none" w:sz="0" w:space="0" w:color="auto"/>
                <w:right w:val="none" w:sz="0" w:space="0" w:color="auto"/>
              </w:divBdr>
            </w:div>
            <w:div w:id="1523517842">
              <w:marLeft w:val="0"/>
              <w:marRight w:val="0"/>
              <w:marTop w:val="0"/>
              <w:marBottom w:val="0"/>
              <w:divBdr>
                <w:top w:val="none" w:sz="0" w:space="0" w:color="auto"/>
                <w:left w:val="none" w:sz="0" w:space="0" w:color="auto"/>
                <w:bottom w:val="none" w:sz="0" w:space="0" w:color="auto"/>
                <w:right w:val="none" w:sz="0" w:space="0" w:color="auto"/>
              </w:divBdr>
            </w:div>
            <w:div w:id="1598439037">
              <w:marLeft w:val="0"/>
              <w:marRight w:val="0"/>
              <w:marTop w:val="0"/>
              <w:marBottom w:val="0"/>
              <w:divBdr>
                <w:top w:val="none" w:sz="0" w:space="0" w:color="auto"/>
                <w:left w:val="none" w:sz="0" w:space="0" w:color="auto"/>
                <w:bottom w:val="none" w:sz="0" w:space="0" w:color="auto"/>
                <w:right w:val="none" w:sz="0" w:space="0" w:color="auto"/>
              </w:divBdr>
            </w:div>
            <w:div w:id="1817840436">
              <w:marLeft w:val="0"/>
              <w:marRight w:val="0"/>
              <w:marTop w:val="0"/>
              <w:marBottom w:val="0"/>
              <w:divBdr>
                <w:top w:val="none" w:sz="0" w:space="0" w:color="auto"/>
                <w:left w:val="none" w:sz="0" w:space="0" w:color="auto"/>
                <w:bottom w:val="none" w:sz="0" w:space="0" w:color="auto"/>
                <w:right w:val="none" w:sz="0" w:space="0" w:color="auto"/>
              </w:divBdr>
            </w:div>
          </w:divsChild>
        </w:div>
        <w:div w:id="1151868644">
          <w:marLeft w:val="0"/>
          <w:marRight w:val="0"/>
          <w:marTop w:val="0"/>
          <w:marBottom w:val="0"/>
          <w:divBdr>
            <w:top w:val="none" w:sz="0" w:space="0" w:color="auto"/>
            <w:left w:val="none" w:sz="0" w:space="0" w:color="auto"/>
            <w:bottom w:val="none" w:sz="0" w:space="0" w:color="auto"/>
            <w:right w:val="none" w:sz="0" w:space="0" w:color="auto"/>
          </w:divBdr>
        </w:div>
        <w:div w:id="1190724546">
          <w:marLeft w:val="0"/>
          <w:marRight w:val="0"/>
          <w:marTop w:val="0"/>
          <w:marBottom w:val="0"/>
          <w:divBdr>
            <w:top w:val="none" w:sz="0" w:space="0" w:color="auto"/>
            <w:left w:val="none" w:sz="0" w:space="0" w:color="auto"/>
            <w:bottom w:val="none" w:sz="0" w:space="0" w:color="auto"/>
            <w:right w:val="none" w:sz="0" w:space="0" w:color="auto"/>
          </w:divBdr>
        </w:div>
        <w:div w:id="1202786540">
          <w:marLeft w:val="0"/>
          <w:marRight w:val="0"/>
          <w:marTop w:val="0"/>
          <w:marBottom w:val="0"/>
          <w:divBdr>
            <w:top w:val="none" w:sz="0" w:space="0" w:color="auto"/>
            <w:left w:val="none" w:sz="0" w:space="0" w:color="auto"/>
            <w:bottom w:val="none" w:sz="0" w:space="0" w:color="auto"/>
            <w:right w:val="none" w:sz="0" w:space="0" w:color="auto"/>
          </w:divBdr>
        </w:div>
        <w:div w:id="1223056406">
          <w:marLeft w:val="0"/>
          <w:marRight w:val="0"/>
          <w:marTop w:val="0"/>
          <w:marBottom w:val="0"/>
          <w:divBdr>
            <w:top w:val="none" w:sz="0" w:space="0" w:color="auto"/>
            <w:left w:val="none" w:sz="0" w:space="0" w:color="auto"/>
            <w:bottom w:val="none" w:sz="0" w:space="0" w:color="auto"/>
            <w:right w:val="none" w:sz="0" w:space="0" w:color="auto"/>
          </w:divBdr>
        </w:div>
        <w:div w:id="1250576886">
          <w:marLeft w:val="0"/>
          <w:marRight w:val="0"/>
          <w:marTop w:val="0"/>
          <w:marBottom w:val="0"/>
          <w:divBdr>
            <w:top w:val="none" w:sz="0" w:space="0" w:color="auto"/>
            <w:left w:val="none" w:sz="0" w:space="0" w:color="auto"/>
            <w:bottom w:val="none" w:sz="0" w:space="0" w:color="auto"/>
            <w:right w:val="none" w:sz="0" w:space="0" w:color="auto"/>
          </w:divBdr>
        </w:div>
        <w:div w:id="1266424642">
          <w:marLeft w:val="0"/>
          <w:marRight w:val="0"/>
          <w:marTop w:val="0"/>
          <w:marBottom w:val="0"/>
          <w:divBdr>
            <w:top w:val="none" w:sz="0" w:space="0" w:color="auto"/>
            <w:left w:val="none" w:sz="0" w:space="0" w:color="auto"/>
            <w:bottom w:val="none" w:sz="0" w:space="0" w:color="auto"/>
            <w:right w:val="none" w:sz="0" w:space="0" w:color="auto"/>
          </w:divBdr>
        </w:div>
        <w:div w:id="1284114353">
          <w:marLeft w:val="0"/>
          <w:marRight w:val="0"/>
          <w:marTop w:val="0"/>
          <w:marBottom w:val="0"/>
          <w:divBdr>
            <w:top w:val="none" w:sz="0" w:space="0" w:color="auto"/>
            <w:left w:val="none" w:sz="0" w:space="0" w:color="auto"/>
            <w:bottom w:val="none" w:sz="0" w:space="0" w:color="auto"/>
            <w:right w:val="none" w:sz="0" w:space="0" w:color="auto"/>
          </w:divBdr>
        </w:div>
        <w:div w:id="1293747206">
          <w:marLeft w:val="0"/>
          <w:marRight w:val="0"/>
          <w:marTop w:val="0"/>
          <w:marBottom w:val="0"/>
          <w:divBdr>
            <w:top w:val="none" w:sz="0" w:space="0" w:color="auto"/>
            <w:left w:val="none" w:sz="0" w:space="0" w:color="auto"/>
            <w:bottom w:val="none" w:sz="0" w:space="0" w:color="auto"/>
            <w:right w:val="none" w:sz="0" w:space="0" w:color="auto"/>
          </w:divBdr>
        </w:div>
        <w:div w:id="1342244755">
          <w:marLeft w:val="0"/>
          <w:marRight w:val="0"/>
          <w:marTop w:val="0"/>
          <w:marBottom w:val="0"/>
          <w:divBdr>
            <w:top w:val="none" w:sz="0" w:space="0" w:color="auto"/>
            <w:left w:val="none" w:sz="0" w:space="0" w:color="auto"/>
            <w:bottom w:val="none" w:sz="0" w:space="0" w:color="auto"/>
            <w:right w:val="none" w:sz="0" w:space="0" w:color="auto"/>
          </w:divBdr>
        </w:div>
        <w:div w:id="1353188652">
          <w:marLeft w:val="0"/>
          <w:marRight w:val="0"/>
          <w:marTop w:val="0"/>
          <w:marBottom w:val="0"/>
          <w:divBdr>
            <w:top w:val="none" w:sz="0" w:space="0" w:color="auto"/>
            <w:left w:val="none" w:sz="0" w:space="0" w:color="auto"/>
            <w:bottom w:val="none" w:sz="0" w:space="0" w:color="auto"/>
            <w:right w:val="none" w:sz="0" w:space="0" w:color="auto"/>
          </w:divBdr>
        </w:div>
        <w:div w:id="1402873242">
          <w:marLeft w:val="0"/>
          <w:marRight w:val="0"/>
          <w:marTop w:val="0"/>
          <w:marBottom w:val="0"/>
          <w:divBdr>
            <w:top w:val="none" w:sz="0" w:space="0" w:color="auto"/>
            <w:left w:val="none" w:sz="0" w:space="0" w:color="auto"/>
            <w:bottom w:val="none" w:sz="0" w:space="0" w:color="auto"/>
            <w:right w:val="none" w:sz="0" w:space="0" w:color="auto"/>
          </w:divBdr>
        </w:div>
        <w:div w:id="1509564925">
          <w:marLeft w:val="0"/>
          <w:marRight w:val="0"/>
          <w:marTop w:val="0"/>
          <w:marBottom w:val="0"/>
          <w:divBdr>
            <w:top w:val="none" w:sz="0" w:space="0" w:color="auto"/>
            <w:left w:val="none" w:sz="0" w:space="0" w:color="auto"/>
            <w:bottom w:val="none" w:sz="0" w:space="0" w:color="auto"/>
            <w:right w:val="none" w:sz="0" w:space="0" w:color="auto"/>
          </w:divBdr>
        </w:div>
        <w:div w:id="1585333691">
          <w:marLeft w:val="0"/>
          <w:marRight w:val="0"/>
          <w:marTop w:val="0"/>
          <w:marBottom w:val="0"/>
          <w:divBdr>
            <w:top w:val="none" w:sz="0" w:space="0" w:color="auto"/>
            <w:left w:val="none" w:sz="0" w:space="0" w:color="auto"/>
            <w:bottom w:val="none" w:sz="0" w:space="0" w:color="auto"/>
            <w:right w:val="none" w:sz="0" w:space="0" w:color="auto"/>
          </w:divBdr>
          <w:divsChild>
            <w:div w:id="549658611">
              <w:marLeft w:val="0"/>
              <w:marRight w:val="0"/>
              <w:marTop w:val="0"/>
              <w:marBottom w:val="0"/>
              <w:divBdr>
                <w:top w:val="none" w:sz="0" w:space="0" w:color="auto"/>
                <w:left w:val="none" w:sz="0" w:space="0" w:color="auto"/>
                <w:bottom w:val="none" w:sz="0" w:space="0" w:color="auto"/>
                <w:right w:val="none" w:sz="0" w:space="0" w:color="auto"/>
              </w:divBdr>
            </w:div>
            <w:div w:id="835801582">
              <w:marLeft w:val="0"/>
              <w:marRight w:val="0"/>
              <w:marTop w:val="0"/>
              <w:marBottom w:val="0"/>
              <w:divBdr>
                <w:top w:val="none" w:sz="0" w:space="0" w:color="auto"/>
                <w:left w:val="none" w:sz="0" w:space="0" w:color="auto"/>
                <w:bottom w:val="none" w:sz="0" w:space="0" w:color="auto"/>
                <w:right w:val="none" w:sz="0" w:space="0" w:color="auto"/>
              </w:divBdr>
            </w:div>
            <w:div w:id="852112563">
              <w:marLeft w:val="0"/>
              <w:marRight w:val="0"/>
              <w:marTop w:val="0"/>
              <w:marBottom w:val="0"/>
              <w:divBdr>
                <w:top w:val="none" w:sz="0" w:space="0" w:color="auto"/>
                <w:left w:val="none" w:sz="0" w:space="0" w:color="auto"/>
                <w:bottom w:val="none" w:sz="0" w:space="0" w:color="auto"/>
                <w:right w:val="none" w:sz="0" w:space="0" w:color="auto"/>
              </w:divBdr>
            </w:div>
            <w:div w:id="1215001886">
              <w:marLeft w:val="0"/>
              <w:marRight w:val="0"/>
              <w:marTop w:val="0"/>
              <w:marBottom w:val="0"/>
              <w:divBdr>
                <w:top w:val="none" w:sz="0" w:space="0" w:color="auto"/>
                <w:left w:val="none" w:sz="0" w:space="0" w:color="auto"/>
                <w:bottom w:val="none" w:sz="0" w:space="0" w:color="auto"/>
                <w:right w:val="none" w:sz="0" w:space="0" w:color="auto"/>
              </w:divBdr>
            </w:div>
            <w:div w:id="1970433055">
              <w:marLeft w:val="0"/>
              <w:marRight w:val="0"/>
              <w:marTop w:val="0"/>
              <w:marBottom w:val="0"/>
              <w:divBdr>
                <w:top w:val="none" w:sz="0" w:space="0" w:color="auto"/>
                <w:left w:val="none" w:sz="0" w:space="0" w:color="auto"/>
                <w:bottom w:val="none" w:sz="0" w:space="0" w:color="auto"/>
                <w:right w:val="none" w:sz="0" w:space="0" w:color="auto"/>
              </w:divBdr>
            </w:div>
          </w:divsChild>
        </w:div>
        <w:div w:id="1624000307">
          <w:marLeft w:val="0"/>
          <w:marRight w:val="0"/>
          <w:marTop w:val="0"/>
          <w:marBottom w:val="0"/>
          <w:divBdr>
            <w:top w:val="none" w:sz="0" w:space="0" w:color="auto"/>
            <w:left w:val="none" w:sz="0" w:space="0" w:color="auto"/>
            <w:bottom w:val="none" w:sz="0" w:space="0" w:color="auto"/>
            <w:right w:val="none" w:sz="0" w:space="0" w:color="auto"/>
          </w:divBdr>
        </w:div>
        <w:div w:id="1656913663">
          <w:marLeft w:val="0"/>
          <w:marRight w:val="0"/>
          <w:marTop w:val="0"/>
          <w:marBottom w:val="0"/>
          <w:divBdr>
            <w:top w:val="none" w:sz="0" w:space="0" w:color="auto"/>
            <w:left w:val="none" w:sz="0" w:space="0" w:color="auto"/>
            <w:bottom w:val="none" w:sz="0" w:space="0" w:color="auto"/>
            <w:right w:val="none" w:sz="0" w:space="0" w:color="auto"/>
          </w:divBdr>
        </w:div>
        <w:div w:id="1757436906">
          <w:marLeft w:val="0"/>
          <w:marRight w:val="0"/>
          <w:marTop w:val="0"/>
          <w:marBottom w:val="0"/>
          <w:divBdr>
            <w:top w:val="none" w:sz="0" w:space="0" w:color="auto"/>
            <w:left w:val="none" w:sz="0" w:space="0" w:color="auto"/>
            <w:bottom w:val="none" w:sz="0" w:space="0" w:color="auto"/>
            <w:right w:val="none" w:sz="0" w:space="0" w:color="auto"/>
          </w:divBdr>
        </w:div>
        <w:div w:id="1792480146">
          <w:marLeft w:val="0"/>
          <w:marRight w:val="0"/>
          <w:marTop w:val="0"/>
          <w:marBottom w:val="0"/>
          <w:divBdr>
            <w:top w:val="none" w:sz="0" w:space="0" w:color="auto"/>
            <w:left w:val="none" w:sz="0" w:space="0" w:color="auto"/>
            <w:bottom w:val="none" w:sz="0" w:space="0" w:color="auto"/>
            <w:right w:val="none" w:sz="0" w:space="0" w:color="auto"/>
          </w:divBdr>
        </w:div>
        <w:div w:id="1797018812">
          <w:marLeft w:val="0"/>
          <w:marRight w:val="0"/>
          <w:marTop w:val="0"/>
          <w:marBottom w:val="0"/>
          <w:divBdr>
            <w:top w:val="none" w:sz="0" w:space="0" w:color="auto"/>
            <w:left w:val="none" w:sz="0" w:space="0" w:color="auto"/>
            <w:bottom w:val="none" w:sz="0" w:space="0" w:color="auto"/>
            <w:right w:val="none" w:sz="0" w:space="0" w:color="auto"/>
          </w:divBdr>
        </w:div>
        <w:div w:id="1816337143">
          <w:marLeft w:val="0"/>
          <w:marRight w:val="0"/>
          <w:marTop w:val="0"/>
          <w:marBottom w:val="0"/>
          <w:divBdr>
            <w:top w:val="none" w:sz="0" w:space="0" w:color="auto"/>
            <w:left w:val="none" w:sz="0" w:space="0" w:color="auto"/>
            <w:bottom w:val="none" w:sz="0" w:space="0" w:color="auto"/>
            <w:right w:val="none" w:sz="0" w:space="0" w:color="auto"/>
          </w:divBdr>
        </w:div>
        <w:div w:id="1859077358">
          <w:marLeft w:val="0"/>
          <w:marRight w:val="0"/>
          <w:marTop w:val="0"/>
          <w:marBottom w:val="0"/>
          <w:divBdr>
            <w:top w:val="none" w:sz="0" w:space="0" w:color="auto"/>
            <w:left w:val="none" w:sz="0" w:space="0" w:color="auto"/>
            <w:bottom w:val="none" w:sz="0" w:space="0" w:color="auto"/>
            <w:right w:val="none" w:sz="0" w:space="0" w:color="auto"/>
          </w:divBdr>
        </w:div>
        <w:div w:id="1887600063">
          <w:marLeft w:val="0"/>
          <w:marRight w:val="0"/>
          <w:marTop w:val="0"/>
          <w:marBottom w:val="0"/>
          <w:divBdr>
            <w:top w:val="none" w:sz="0" w:space="0" w:color="auto"/>
            <w:left w:val="none" w:sz="0" w:space="0" w:color="auto"/>
            <w:bottom w:val="none" w:sz="0" w:space="0" w:color="auto"/>
            <w:right w:val="none" w:sz="0" w:space="0" w:color="auto"/>
          </w:divBdr>
        </w:div>
        <w:div w:id="1907908182">
          <w:marLeft w:val="0"/>
          <w:marRight w:val="0"/>
          <w:marTop w:val="0"/>
          <w:marBottom w:val="0"/>
          <w:divBdr>
            <w:top w:val="none" w:sz="0" w:space="0" w:color="auto"/>
            <w:left w:val="none" w:sz="0" w:space="0" w:color="auto"/>
            <w:bottom w:val="none" w:sz="0" w:space="0" w:color="auto"/>
            <w:right w:val="none" w:sz="0" w:space="0" w:color="auto"/>
          </w:divBdr>
        </w:div>
        <w:div w:id="2010402599">
          <w:marLeft w:val="0"/>
          <w:marRight w:val="0"/>
          <w:marTop w:val="0"/>
          <w:marBottom w:val="0"/>
          <w:divBdr>
            <w:top w:val="none" w:sz="0" w:space="0" w:color="auto"/>
            <w:left w:val="none" w:sz="0" w:space="0" w:color="auto"/>
            <w:bottom w:val="none" w:sz="0" w:space="0" w:color="auto"/>
            <w:right w:val="none" w:sz="0" w:space="0" w:color="auto"/>
          </w:divBdr>
        </w:div>
        <w:div w:id="2024284589">
          <w:marLeft w:val="0"/>
          <w:marRight w:val="0"/>
          <w:marTop w:val="0"/>
          <w:marBottom w:val="0"/>
          <w:divBdr>
            <w:top w:val="none" w:sz="0" w:space="0" w:color="auto"/>
            <w:left w:val="none" w:sz="0" w:space="0" w:color="auto"/>
            <w:bottom w:val="none" w:sz="0" w:space="0" w:color="auto"/>
            <w:right w:val="none" w:sz="0" w:space="0" w:color="auto"/>
          </w:divBdr>
        </w:div>
        <w:div w:id="2100712253">
          <w:marLeft w:val="0"/>
          <w:marRight w:val="0"/>
          <w:marTop w:val="0"/>
          <w:marBottom w:val="0"/>
          <w:divBdr>
            <w:top w:val="none" w:sz="0" w:space="0" w:color="auto"/>
            <w:left w:val="none" w:sz="0" w:space="0" w:color="auto"/>
            <w:bottom w:val="none" w:sz="0" w:space="0" w:color="auto"/>
            <w:right w:val="none" w:sz="0" w:space="0" w:color="auto"/>
          </w:divBdr>
        </w:div>
        <w:div w:id="2100985611">
          <w:marLeft w:val="0"/>
          <w:marRight w:val="0"/>
          <w:marTop w:val="0"/>
          <w:marBottom w:val="0"/>
          <w:divBdr>
            <w:top w:val="none" w:sz="0" w:space="0" w:color="auto"/>
            <w:left w:val="none" w:sz="0" w:space="0" w:color="auto"/>
            <w:bottom w:val="none" w:sz="0" w:space="0" w:color="auto"/>
            <w:right w:val="none" w:sz="0" w:space="0" w:color="auto"/>
          </w:divBdr>
        </w:div>
      </w:divsChild>
    </w:div>
    <w:div w:id="1818297225">
      <w:bodyDiv w:val="1"/>
      <w:marLeft w:val="0"/>
      <w:marRight w:val="0"/>
      <w:marTop w:val="0"/>
      <w:marBottom w:val="0"/>
      <w:divBdr>
        <w:top w:val="none" w:sz="0" w:space="0" w:color="auto"/>
        <w:left w:val="none" w:sz="0" w:space="0" w:color="auto"/>
        <w:bottom w:val="none" w:sz="0" w:space="0" w:color="auto"/>
        <w:right w:val="none" w:sz="0" w:space="0" w:color="auto"/>
      </w:divBdr>
      <w:divsChild>
        <w:div w:id="1029456880">
          <w:marLeft w:val="0"/>
          <w:marRight w:val="0"/>
          <w:marTop w:val="0"/>
          <w:marBottom w:val="0"/>
          <w:divBdr>
            <w:top w:val="none" w:sz="0" w:space="0" w:color="auto"/>
            <w:left w:val="none" w:sz="0" w:space="0" w:color="auto"/>
            <w:bottom w:val="none" w:sz="0" w:space="0" w:color="auto"/>
            <w:right w:val="none" w:sz="0" w:space="0" w:color="auto"/>
          </w:divBdr>
          <w:divsChild>
            <w:div w:id="147793161">
              <w:marLeft w:val="0"/>
              <w:marRight w:val="0"/>
              <w:marTop w:val="0"/>
              <w:marBottom w:val="0"/>
              <w:divBdr>
                <w:top w:val="none" w:sz="0" w:space="0" w:color="auto"/>
                <w:left w:val="none" w:sz="0" w:space="0" w:color="auto"/>
                <w:bottom w:val="none" w:sz="0" w:space="0" w:color="auto"/>
                <w:right w:val="none" w:sz="0" w:space="0" w:color="auto"/>
              </w:divBdr>
            </w:div>
            <w:div w:id="1202783126">
              <w:marLeft w:val="0"/>
              <w:marRight w:val="0"/>
              <w:marTop w:val="0"/>
              <w:marBottom w:val="0"/>
              <w:divBdr>
                <w:top w:val="none" w:sz="0" w:space="0" w:color="auto"/>
                <w:left w:val="none" w:sz="0" w:space="0" w:color="auto"/>
                <w:bottom w:val="none" w:sz="0" w:space="0" w:color="auto"/>
                <w:right w:val="none" w:sz="0" w:space="0" w:color="auto"/>
              </w:divBdr>
            </w:div>
            <w:div w:id="17628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4268">
      <w:bodyDiv w:val="1"/>
      <w:marLeft w:val="0"/>
      <w:marRight w:val="0"/>
      <w:marTop w:val="0"/>
      <w:marBottom w:val="0"/>
      <w:divBdr>
        <w:top w:val="none" w:sz="0" w:space="0" w:color="auto"/>
        <w:left w:val="none" w:sz="0" w:space="0" w:color="auto"/>
        <w:bottom w:val="none" w:sz="0" w:space="0" w:color="auto"/>
        <w:right w:val="none" w:sz="0" w:space="0" w:color="auto"/>
      </w:divBdr>
      <w:divsChild>
        <w:div w:id="1830319058">
          <w:marLeft w:val="0"/>
          <w:marRight w:val="0"/>
          <w:marTop w:val="0"/>
          <w:marBottom w:val="0"/>
          <w:divBdr>
            <w:top w:val="none" w:sz="0" w:space="0" w:color="auto"/>
            <w:left w:val="none" w:sz="0" w:space="0" w:color="auto"/>
            <w:bottom w:val="none" w:sz="0" w:space="0" w:color="auto"/>
            <w:right w:val="none" w:sz="0" w:space="0" w:color="auto"/>
          </w:divBdr>
          <w:divsChild>
            <w:div w:id="432169460">
              <w:marLeft w:val="0"/>
              <w:marRight w:val="0"/>
              <w:marTop w:val="0"/>
              <w:marBottom w:val="0"/>
              <w:divBdr>
                <w:top w:val="none" w:sz="0" w:space="0" w:color="auto"/>
                <w:left w:val="none" w:sz="0" w:space="0" w:color="auto"/>
                <w:bottom w:val="none" w:sz="0" w:space="0" w:color="auto"/>
                <w:right w:val="none" w:sz="0" w:space="0" w:color="auto"/>
              </w:divBdr>
            </w:div>
            <w:div w:id="467630222">
              <w:marLeft w:val="0"/>
              <w:marRight w:val="0"/>
              <w:marTop w:val="0"/>
              <w:marBottom w:val="0"/>
              <w:divBdr>
                <w:top w:val="none" w:sz="0" w:space="0" w:color="auto"/>
                <w:left w:val="none" w:sz="0" w:space="0" w:color="auto"/>
                <w:bottom w:val="none" w:sz="0" w:space="0" w:color="auto"/>
                <w:right w:val="none" w:sz="0" w:space="0" w:color="auto"/>
              </w:divBdr>
            </w:div>
            <w:div w:id="1640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git-scm.com/" TargetMode="External" Id="rId13" /><Relationship Type="http://schemas.openxmlformats.org/officeDocument/2006/relationships/hyperlink" Target="https://code.visualstudio.com/docs/python/linting" TargetMode="External" Id="rId18" /><Relationship Type="http://schemas.openxmlformats.org/officeDocument/2006/relationships/image" Target="media/image9.png" Id="rId26" /><Relationship Type="http://schemas.openxmlformats.org/officeDocument/2006/relationships/image" Target="media/image21.png" Id="rId39" /><Relationship Type="http://schemas.openxmlformats.org/officeDocument/2006/relationships/image" Target="media/image17.png" Id="rId34" /><Relationship Type="http://schemas.openxmlformats.org/officeDocument/2006/relationships/image" Target="media/image29.png" Id="rId47" /><Relationship Type="http://schemas.openxmlformats.org/officeDocument/2006/relationships/image" Target="media/image32.png" Id="rId50"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s://cityuseattle.github.io/docs/tools/vscode/" TargetMode="External" Id="rId16" /><Relationship Type="http://schemas.openxmlformats.org/officeDocument/2006/relationships/image" Target="media/image12.png" Id="rId29" /><Relationship Type="http://schemas.openxmlformats.org/officeDocument/2006/relationships/hyperlink" Target="https://code.visualstudio.com/docs/python/linting" TargetMode="External" Id="rId11" /><Relationship Type="http://schemas.openxmlformats.org/officeDocument/2006/relationships/image" Target="media/image7.png" Id="rId24" /><Relationship Type="http://schemas.openxmlformats.org/officeDocument/2006/relationships/image" Target="media/image15.png" Id="rId32" /><Relationship Type="http://schemas.openxmlformats.org/officeDocument/2006/relationships/hyperlink" Target="https://cityuseattle.github.io/docs/debugging" TargetMode="External" Id="rId37" /><Relationship Type="http://schemas.openxmlformats.org/officeDocument/2006/relationships/image" Target="media/image27.png" Id="rId45" /><Relationship Type="http://schemas.openxmlformats.org/officeDocument/2006/relationships/image" Target="media/image35.png" Id="rId53" /><Relationship Type="http://schemas.openxmlformats.org/officeDocument/2006/relationships/webSettings" Target="webSettings.xml" Id="rId5" /><Relationship Type="http://schemas.microsoft.com/office/2020/10/relationships/intelligence" Target="intelligence2.xml" Id="rId61" /><Relationship Type="http://schemas.openxmlformats.org/officeDocument/2006/relationships/hyperlink" Target="https://www.w3docs.com/learn-git/introduction1.html" TargetMode="External" Id="rId19" /><Relationship Type="http://schemas.openxmlformats.org/officeDocument/2006/relationships/hyperlink" Target="https://git-scm.com/docs" TargetMode="External" Id="rId14" /><Relationship Type="http://schemas.openxmlformats.org/officeDocument/2006/relationships/image" Target="media/image5.png" Id="rId22" /><Relationship Type="http://schemas.openxmlformats.org/officeDocument/2006/relationships/image" Target="media/image10.png" Id="rId27" /><Relationship Type="http://schemas.openxmlformats.org/officeDocument/2006/relationships/image" Target="media/image13.png" Id="rId30" /><Relationship Type="http://schemas.openxmlformats.org/officeDocument/2006/relationships/image" Target="media/image18.png" Id="rId35" /><Relationship Type="http://schemas.openxmlformats.org/officeDocument/2006/relationships/image" Target="media/image25.png" Id="rId43" /><Relationship Type="http://schemas.openxmlformats.org/officeDocument/2006/relationships/image" Target="media/image30.png" Id="rId48" /><Relationship Type="http://schemas.openxmlformats.org/officeDocument/2006/relationships/image" Target="media/image1.png" Id="rId8" /><Relationship Type="http://schemas.openxmlformats.org/officeDocument/2006/relationships/image" Target="media/image33.png" Id="rId51" /><Relationship Type="http://schemas.openxmlformats.org/officeDocument/2006/relationships/styles" Target="styles.xml" Id="rId3" /><Relationship Type="http://schemas.openxmlformats.org/officeDocument/2006/relationships/hyperlink" Target="https://cityuseattle.github.io/docs/git" TargetMode="External" Id="rId12" /><Relationship Type="http://schemas.openxmlformats.org/officeDocument/2006/relationships/hyperlink" Target="https://www.javatpoint.com/git" TargetMode="External" Id="rId17" /><Relationship Type="http://schemas.openxmlformats.org/officeDocument/2006/relationships/image" Target="media/image8.png" Id="rId25" /><Relationship Type="http://schemas.openxmlformats.org/officeDocument/2006/relationships/image" Target="media/image16.png" Id="rId33" /><Relationship Type="http://schemas.openxmlformats.org/officeDocument/2006/relationships/image" Target="media/image28.png" Id="rId46" /><Relationship Type="http://schemas.openxmlformats.org/officeDocument/2006/relationships/fontTable" Target="fontTable.xml" Id="rId59" /><Relationship Type="http://schemas.openxmlformats.org/officeDocument/2006/relationships/image" Target="media/image3.png" Id="rId20" /><Relationship Type="http://schemas.openxmlformats.org/officeDocument/2006/relationships/image" Target="media/image23.png"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www.atlassian.com/git/glossary" TargetMode="External" Id="rId15" /><Relationship Type="http://schemas.openxmlformats.org/officeDocument/2006/relationships/image" Target="media/image6.png" Id="rId23" /><Relationship Type="http://schemas.openxmlformats.org/officeDocument/2006/relationships/image" Target="media/image11.png" Id="rId28" /><Relationship Type="http://schemas.openxmlformats.org/officeDocument/2006/relationships/image" Target="media/image19.png" Id="rId36" /><Relationship Type="http://schemas.openxmlformats.org/officeDocument/2006/relationships/image" Target="media/image31.png" Id="rId49" /><Relationship Type="http://schemas.openxmlformats.org/officeDocument/2006/relationships/hyperlink" Target="https://code.visualstudio.com/docs/python/debugging" TargetMode="External" Id="rId10" /><Relationship Type="http://schemas.openxmlformats.org/officeDocument/2006/relationships/image" Target="media/image14.png" Id="rId31" /><Relationship Type="http://schemas.openxmlformats.org/officeDocument/2006/relationships/image" Target="media/image26.png" Id="rId44" /><Relationship Type="http://schemas.openxmlformats.org/officeDocument/2006/relationships/image" Target="media/image34.png" Id="rId52" /><Relationship Type="http://schemas.openxmlformats.org/officeDocument/2006/relationships/theme" Target="theme/theme1.xml" Id="rId6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2b.png" Id="R6e029ede0ae7482e" /><Relationship Type="http://schemas.openxmlformats.org/officeDocument/2006/relationships/image" Target="/media/image2c.png" Id="R8630c63335664b86" /><Relationship Type="http://schemas.openxmlformats.org/officeDocument/2006/relationships/image" Target="/media/image2d.png" Id="R3e0fcc112eb94e34" /><Relationship Type="http://schemas.openxmlformats.org/officeDocument/2006/relationships/image" Target="/media/image2e.png" Id="R74657d68443a4bb1" /><Relationship Type="http://schemas.openxmlformats.org/officeDocument/2006/relationships/image" Target="/media/image2f.png" Id="R90025c58e42044f3" /><Relationship Type="http://schemas.microsoft.com/office/2011/relationships/people" Target="people.xml" Id="Rae6dee1c076040f3" /><Relationship Type="http://schemas.microsoft.com/office/2011/relationships/commentsExtended" Target="commentsExtended.xml" Id="Rfa73a1af5b564775" /><Relationship Type="http://schemas.microsoft.com/office/2016/09/relationships/commentsIds" Target="commentsIds.xml" Id="R5d8d2807f9ce4f15" /><Relationship Type="http://schemas.openxmlformats.org/officeDocument/2006/relationships/image" Target="/media/image30.png" Id="Rf8e267d71845410b" /><Relationship Type="http://schemas.openxmlformats.org/officeDocument/2006/relationships/image" Target="/media/image31.png" Id="R93f37f422c4444bc" /><Relationship Type="http://schemas.openxmlformats.org/officeDocument/2006/relationships/image" Target="/media/image33.png" Id="Rd8a726307c7c4b63" /><Relationship Type="http://schemas.openxmlformats.org/officeDocument/2006/relationships/image" Target="/media/image34.png" Id="Rd4bb6ab3c044441f" /><Relationship Type="http://schemas.openxmlformats.org/officeDocument/2006/relationships/image" Target="/media/image35.png" Id="Rd94e9f2f32b94357" /><Relationship Type="http://schemas.openxmlformats.org/officeDocument/2006/relationships/image" Target="/media/image36.png" Id="Rf92c54c1afdb4f4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F76B6-2C82-49F0-A61E-3E8BAC12FB0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Ajay Naik</dc:creator>
  <keywords/>
  <dc:description/>
  <lastModifiedBy>Naveena Moddu</lastModifiedBy>
  <revision>204</revision>
  <dcterms:created xsi:type="dcterms:W3CDTF">2023-02-24T22:38:00.0000000Z</dcterms:created>
  <dcterms:modified xsi:type="dcterms:W3CDTF">2024-10-08T22:09:06.6418003Z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d75e1b73f9f63ff105909b7fe5b895d0c9828d8691977af63720c641717814c5</vt:lpwstr>
  </property>
</Properties>
</file>